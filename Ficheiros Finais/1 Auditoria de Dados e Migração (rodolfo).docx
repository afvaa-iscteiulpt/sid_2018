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C8732E" w:rsidRPr="000E3AC9" w:rsidRDefault="00C8732E"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C8732E" w:rsidRPr="000E3AC9" w:rsidRDefault="00C8732E"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5168"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45138" id="Rectangle 153" o:spid="_x0000_s1026" style="position:absolute;margin-left:201.35pt;margin-top:8pt;width:16.3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8FB78"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08F20"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68004"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0288"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24885" id="Rectangle 154" o:spid="_x0000_s1026" style="position:absolute;margin-left:202.1pt;margin-top:-46.5pt;width:16.3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6B9BB44" w14:textId="5231D48B" w:rsidR="00A40769"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692728" w:history="1">
            <w:r w:rsidR="00A40769" w:rsidRPr="00987AA0">
              <w:rPr>
                <w:rStyle w:val="Hiperligao"/>
                <w:noProof/>
              </w:rPr>
              <w:t>1</w:t>
            </w:r>
            <w:r w:rsidR="00A40769">
              <w:rPr>
                <w:noProof/>
                <w:lang w:val="en-US" w:eastAsia="en-US"/>
              </w:rPr>
              <w:tab/>
            </w:r>
            <w:r w:rsidR="00A40769" w:rsidRPr="00987AA0">
              <w:rPr>
                <w:rStyle w:val="Hiperligao"/>
                <w:noProof/>
              </w:rPr>
              <w:t>Etapa A e B</w:t>
            </w:r>
            <w:r w:rsidR="00A40769">
              <w:rPr>
                <w:noProof/>
                <w:webHidden/>
              </w:rPr>
              <w:tab/>
            </w:r>
            <w:r w:rsidR="00A40769">
              <w:rPr>
                <w:noProof/>
                <w:webHidden/>
              </w:rPr>
              <w:fldChar w:fldCharType="begin"/>
            </w:r>
            <w:r w:rsidR="00A40769">
              <w:rPr>
                <w:noProof/>
                <w:webHidden/>
              </w:rPr>
              <w:instrText xml:space="preserve"> PAGEREF _Toc509692728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4E521F28" w14:textId="386737FC" w:rsidR="00A40769" w:rsidRDefault="00C8732E">
          <w:pPr>
            <w:pStyle w:val="ndice2"/>
            <w:tabs>
              <w:tab w:val="left" w:pos="880"/>
              <w:tab w:val="right" w:leader="dot" w:pos="8494"/>
            </w:tabs>
            <w:rPr>
              <w:noProof/>
              <w:lang w:val="en-US" w:eastAsia="en-US"/>
            </w:rPr>
          </w:pPr>
          <w:hyperlink w:anchor="_Toc509692729" w:history="1">
            <w:r w:rsidR="00A40769" w:rsidRPr="00987AA0">
              <w:rPr>
                <w:rStyle w:val="Hiperligao"/>
                <w:noProof/>
              </w:rPr>
              <w:t>1.1</w:t>
            </w:r>
            <w:r w:rsidR="00A40769">
              <w:rPr>
                <w:noProof/>
                <w:lang w:val="en-US" w:eastAsia="en-US"/>
              </w:rPr>
              <w:tab/>
            </w:r>
            <w:r w:rsidR="00A40769" w:rsidRPr="00987AA0">
              <w:rPr>
                <w:rStyle w:val="Hiperligao"/>
                <w:noProof/>
              </w:rPr>
              <w:t>Esquema relacional da base de Dados Sybase (origem)</w:t>
            </w:r>
            <w:r w:rsidR="00A40769">
              <w:rPr>
                <w:noProof/>
                <w:webHidden/>
              </w:rPr>
              <w:tab/>
            </w:r>
            <w:r w:rsidR="00A40769">
              <w:rPr>
                <w:noProof/>
                <w:webHidden/>
              </w:rPr>
              <w:fldChar w:fldCharType="begin"/>
            </w:r>
            <w:r w:rsidR="00A40769">
              <w:rPr>
                <w:noProof/>
                <w:webHidden/>
              </w:rPr>
              <w:instrText xml:space="preserve"> PAGEREF _Toc509692729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3F821A52" w14:textId="463D747F" w:rsidR="00A40769" w:rsidRDefault="00C8732E">
          <w:pPr>
            <w:pStyle w:val="ndice3"/>
            <w:tabs>
              <w:tab w:val="left" w:pos="1320"/>
              <w:tab w:val="right" w:leader="dot" w:pos="8494"/>
            </w:tabs>
            <w:rPr>
              <w:noProof/>
              <w:lang w:val="en-US" w:eastAsia="en-US"/>
            </w:rPr>
          </w:pPr>
          <w:hyperlink w:anchor="_Toc509692730" w:history="1">
            <w:r w:rsidR="00A40769" w:rsidRPr="00987AA0">
              <w:rPr>
                <w:rStyle w:val="Hiperligao"/>
                <w:noProof/>
              </w:rPr>
              <w:t>1.1.1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_Toc509692730 \h </w:instrText>
            </w:r>
            <w:r w:rsidR="00A40769">
              <w:rPr>
                <w:noProof/>
                <w:webHidden/>
              </w:rPr>
            </w:r>
            <w:r w:rsidR="00A40769">
              <w:rPr>
                <w:noProof/>
                <w:webHidden/>
              </w:rPr>
              <w:fldChar w:fldCharType="separate"/>
            </w:r>
            <w:r w:rsidR="00A40769">
              <w:rPr>
                <w:noProof/>
                <w:webHidden/>
              </w:rPr>
              <w:t>12</w:t>
            </w:r>
            <w:r w:rsidR="00A40769">
              <w:rPr>
                <w:noProof/>
                <w:webHidden/>
              </w:rPr>
              <w:fldChar w:fldCharType="end"/>
            </w:r>
          </w:hyperlink>
        </w:p>
        <w:p w14:paraId="7D389EFE" w14:textId="39F94FA6" w:rsidR="00A40769" w:rsidRDefault="00C8732E">
          <w:pPr>
            <w:pStyle w:val="ndice2"/>
            <w:tabs>
              <w:tab w:val="left" w:pos="880"/>
              <w:tab w:val="right" w:leader="dot" w:pos="8494"/>
            </w:tabs>
            <w:rPr>
              <w:noProof/>
              <w:lang w:val="en-US" w:eastAsia="en-US"/>
            </w:rPr>
          </w:pPr>
          <w:hyperlink w:anchor="_Toc509692731" w:history="1">
            <w:r w:rsidR="00A40769" w:rsidRPr="00987AA0">
              <w:rPr>
                <w:rStyle w:val="Hiperligao"/>
                <w:noProof/>
              </w:rPr>
              <w:t>1.2</w:t>
            </w:r>
            <w:r w:rsidR="00A40769">
              <w:rPr>
                <w:noProof/>
                <w:lang w:val="en-US" w:eastAsia="en-US"/>
              </w:rPr>
              <w:tab/>
            </w:r>
            <w:r w:rsidR="00A40769" w:rsidRPr="00987AA0">
              <w:rPr>
                <w:rStyle w:val="Hiperligao"/>
                <w:noProof/>
              </w:rPr>
              <w:t>Utilizadores</w:t>
            </w:r>
            <w:r w:rsidR="00A40769">
              <w:rPr>
                <w:noProof/>
                <w:webHidden/>
              </w:rPr>
              <w:tab/>
            </w:r>
            <w:r w:rsidR="00A40769">
              <w:rPr>
                <w:noProof/>
                <w:webHidden/>
              </w:rPr>
              <w:fldChar w:fldCharType="begin"/>
            </w:r>
            <w:r w:rsidR="00A40769">
              <w:rPr>
                <w:noProof/>
                <w:webHidden/>
              </w:rPr>
              <w:instrText xml:space="preserve"> PAGEREF _Toc509692731 \h </w:instrText>
            </w:r>
            <w:r w:rsidR="00A40769">
              <w:rPr>
                <w:noProof/>
                <w:webHidden/>
              </w:rPr>
            </w:r>
            <w:r w:rsidR="00A40769">
              <w:rPr>
                <w:noProof/>
                <w:webHidden/>
              </w:rPr>
              <w:fldChar w:fldCharType="separate"/>
            </w:r>
            <w:r w:rsidR="00A40769">
              <w:rPr>
                <w:noProof/>
                <w:webHidden/>
              </w:rPr>
              <w:t>13</w:t>
            </w:r>
            <w:r w:rsidR="00A40769">
              <w:rPr>
                <w:noProof/>
                <w:webHidden/>
              </w:rPr>
              <w:fldChar w:fldCharType="end"/>
            </w:r>
          </w:hyperlink>
        </w:p>
        <w:p w14:paraId="00386300" w14:textId="29969631" w:rsidR="00A40769" w:rsidRDefault="00C8732E">
          <w:pPr>
            <w:pStyle w:val="ndice3"/>
            <w:tabs>
              <w:tab w:val="left" w:pos="1320"/>
              <w:tab w:val="right" w:leader="dot" w:pos="8494"/>
            </w:tabs>
            <w:rPr>
              <w:noProof/>
              <w:lang w:val="en-US" w:eastAsia="en-US"/>
            </w:rPr>
          </w:pPr>
          <w:hyperlink w:anchor="_Toc509692732" w:history="1">
            <w:r w:rsidR="00A40769" w:rsidRPr="00987AA0">
              <w:rPr>
                <w:rStyle w:val="Hiperligao"/>
                <w:noProof/>
              </w:rPr>
              <w:t>1.2.1</w:t>
            </w:r>
            <w:r w:rsidR="00A40769">
              <w:rPr>
                <w:noProof/>
                <w:lang w:val="en-US" w:eastAsia="en-US"/>
              </w:rPr>
              <w:tab/>
            </w:r>
            <w:r w:rsidR="00A40769" w:rsidRPr="00987AA0">
              <w:rPr>
                <w:rStyle w:val="Hiperligao"/>
                <w:noProof/>
              </w:rPr>
              <w:t>Apreciação Crítica a Gestão de Utilizadores</w:t>
            </w:r>
            <w:r w:rsidR="00A40769">
              <w:rPr>
                <w:noProof/>
                <w:webHidden/>
              </w:rPr>
              <w:tab/>
            </w:r>
            <w:r w:rsidR="00A40769">
              <w:rPr>
                <w:noProof/>
                <w:webHidden/>
              </w:rPr>
              <w:fldChar w:fldCharType="begin"/>
            </w:r>
            <w:r w:rsidR="00A40769">
              <w:rPr>
                <w:noProof/>
                <w:webHidden/>
              </w:rPr>
              <w:instrText xml:space="preserve"> PAGEREF _Toc509692732 \h </w:instrText>
            </w:r>
            <w:r w:rsidR="00A40769">
              <w:rPr>
                <w:noProof/>
                <w:webHidden/>
              </w:rPr>
            </w:r>
            <w:r w:rsidR="00A40769">
              <w:rPr>
                <w:noProof/>
                <w:webHidden/>
              </w:rPr>
              <w:fldChar w:fldCharType="separate"/>
            </w:r>
            <w:r w:rsidR="00A40769">
              <w:rPr>
                <w:noProof/>
                <w:webHidden/>
              </w:rPr>
              <w:t>15</w:t>
            </w:r>
            <w:r w:rsidR="00A40769">
              <w:rPr>
                <w:noProof/>
                <w:webHidden/>
              </w:rPr>
              <w:fldChar w:fldCharType="end"/>
            </w:r>
          </w:hyperlink>
        </w:p>
        <w:p w14:paraId="0E3A99B2" w14:textId="152F303B" w:rsidR="00A40769" w:rsidRDefault="00C8732E">
          <w:pPr>
            <w:pStyle w:val="ndice2"/>
            <w:tabs>
              <w:tab w:val="left" w:pos="880"/>
              <w:tab w:val="right" w:leader="dot" w:pos="8494"/>
            </w:tabs>
            <w:rPr>
              <w:noProof/>
              <w:lang w:val="en-US" w:eastAsia="en-US"/>
            </w:rPr>
          </w:pPr>
          <w:hyperlink w:anchor="_Toc509692733" w:history="1">
            <w:r w:rsidR="00A40769" w:rsidRPr="00987AA0">
              <w:rPr>
                <w:rStyle w:val="Hiperligao"/>
                <w:noProof/>
              </w:rPr>
              <w:t>1.3</w:t>
            </w:r>
            <w:r w:rsidR="00A40769">
              <w:rPr>
                <w:noProof/>
                <w:lang w:val="en-US" w:eastAsia="en-US"/>
              </w:rPr>
              <w:tab/>
            </w:r>
            <w:r w:rsidR="00A40769" w:rsidRPr="00987AA0">
              <w:rPr>
                <w:rStyle w:val="Hiperligao"/>
                <w:noProof/>
              </w:rPr>
              <w:t>Gestão de Logs</w:t>
            </w:r>
            <w:r w:rsidR="00A40769">
              <w:rPr>
                <w:noProof/>
                <w:webHidden/>
              </w:rPr>
              <w:tab/>
            </w:r>
            <w:r w:rsidR="00A40769">
              <w:rPr>
                <w:noProof/>
                <w:webHidden/>
              </w:rPr>
              <w:fldChar w:fldCharType="begin"/>
            </w:r>
            <w:r w:rsidR="00A40769">
              <w:rPr>
                <w:noProof/>
                <w:webHidden/>
              </w:rPr>
              <w:instrText xml:space="preserve"> PAGEREF _Toc509692733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7926F8F6" w14:textId="7DA0D5BE" w:rsidR="00A40769" w:rsidRDefault="00C8732E">
          <w:pPr>
            <w:pStyle w:val="ndice3"/>
            <w:tabs>
              <w:tab w:val="left" w:pos="1320"/>
              <w:tab w:val="right" w:leader="dot" w:pos="8494"/>
            </w:tabs>
            <w:rPr>
              <w:noProof/>
              <w:lang w:val="en-US" w:eastAsia="en-US"/>
            </w:rPr>
          </w:pPr>
          <w:hyperlink w:anchor="_Toc509692734" w:history="1">
            <w:r w:rsidR="00A40769" w:rsidRPr="00987AA0">
              <w:rPr>
                <w:rStyle w:val="Hiperligao"/>
                <w:noProof/>
              </w:rPr>
              <w:t>1.3.1</w:t>
            </w:r>
            <w:r w:rsidR="00A40769">
              <w:rPr>
                <w:noProof/>
                <w:lang w:val="en-US" w:eastAsia="en-US"/>
              </w:rPr>
              <w:tab/>
            </w:r>
            <w:r w:rsidR="00A40769" w:rsidRPr="00987AA0">
              <w:rPr>
                <w:rStyle w:val="Hiperligao"/>
                <w:noProof/>
              </w:rPr>
              <w:t>Triggers de suporte à criação de logs</w:t>
            </w:r>
            <w:r w:rsidR="00A40769">
              <w:rPr>
                <w:noProof/>
                <w:webHidden/>
              </w:rPr>
              <w:tab/>
            </w:r>
            <w:r w:rsidR="00A40769">
              <w:rPr>
                <w:noProof/>
                <w:webHidden/>
              </w:rPr>
              <w:fldChar w:fldCharType="begin"/>
            </w:r>
            <w:r w:rsidR="00A40769">
              <w:rPr>
                <w:noProof/>
                <w:webHidden/>
              </w:rPr>
              <w:instrText xml:space="preserve"> PAGEREF _Toc509692734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6729DF85" w14:textId="0DF14C6B" w:rsidR="00A40769" w:rsidRDefault="00C8732E">
          <w:pPr>
            <w:pStyle w:val="ndice4"/>
            <w:tabs>
              <w:tab w:val="left" w:pos="1540"/>
              <w:tab w:val="right" w:leader="dot" w:pos="8494"/>
            </w:tabs>
            <w:rPr>
              <w:noProof/>
              <w:lang w:val="en-US" w:eastAsia="en-US"/>
            </w:rPr>
          </w:pPr>
          <w:hyperlink w:anchor="_Toc509692735" w:history="1">
            <w:r w:rsidR="00A40769" w:rsidRPr="00987AA0">
              <w:rPr>
                <w:rStyle w:val="Hiperligao"/>
                <w:noProof/>
              </w:rPr>
              <w:t>1.3.1.1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_Toc509692735 \h </w:instrText>
            </w:r>
            <w:r w:rsidR="00A40769">
              <w:rPr>
                <w:noProof/>
                <w:webHidden/>
              </w:rPr>
            </w:r>
            <w:r w:rsidR="00A40769">
              <w:rPr>
                <w:noProof/>
                <w:webHidden/>
              </w:rPr>
              <w:fldChar w:fldCharType="separate"/>
            </w:r>
            <w:r w:rsidR="00A40769">
              <w:rPr>
                <w:noProof/>
                <w:webHidden/>
              </w:rPr>
              <w:t>18</w:t>
            </w:r>
            <w:r w:rsidR="00A40769">
              <w:rPr>
                <w:noProof/>
                <w:webHidden/>
              </w:rPr>
              <w:fldChar w:fldCharType="end"/>
            </w:r>
          </w:hyperlink>
        </w:p>
        <w:p w14:paraId="4C70E1C9" w14:textId="0A8F95AF" w:rsidR="00A40769" w:rsidRDefault="00C8732E">
          <w:pPr>
            <w:pStyle w:val="ndice4"/>
            <w:tabs>
              <w:tab w:val="left" w:pos="1540"/>
              <w:tab w:val="right" w:leader="dot" w:pos="8494"/>
            </w:tabs>
            <w:rPr>
              <w:noProof/>
              <w:lang w:val="en-US" w:eastAsia="en-US"/>
            </w:rPr>
          </w:pPr>
          <w:hyperlink w:anchor="_Toc509692736" w:history="1">
            <w:r w:rsidR="00A40769" w:rsidRPr="00987AA0">
              <w:rPr>
                <w:rStyle w:val="Hiperligao"/>
                <w:noProof/>
              </w:rPr>
              <w:t>1.3.1.2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_Toc509692736 \h </w:instrText>
            </w:r>
            <w:r w:rsidR="00A40769">
              <w:rPr>
                <w:noProof/>
                <w:webHidden/>
              </w:rPr>
            </w:r>
            <w:r w:rsidR="00A40769">
              <w:rPr>
                <w:noProof/>
                <w:webHidden/>
              </w:rPr>
              <w:fldChar w:fldCharType="separate"/>
            </w:r>
            <w:r w:rsidR="00A40769">
              <w:rPr>
                <w:noProof/>
                <w:webHidden/>
              </w:rPr>
              <w:t>19</w:t>
            </w:r>
            <w:r w:rsidR="00A40769">
              <w:rPr>
                <w:noProof/>
                <w:webHidden/>
              </w:rPr>
              <w:fldChar w:fldCharType="end"/>
            </w:r>
          </w:hyperlink>
        </w:p>
        <w:p w14:paraId="2192A826" w14:textId="6D785FC9" w:rsidR="00A40769" w:rsidRDefault="00C8732E">
          <w:pPr>
            <w:pStyle w:val="ndice3"/>
            <w:tabs>
              <w:tab w:val="left" w:pos="1320"/>
              <w:tab w:val="right" w:leader="dot" w:pos="8494"/>
            </w:tabs>
            <w:rPr>
              <w:noProof/>
              <w:lang w:val="en-US" w:eastAsia="en-US"/>
            </w:rPr>
          </w:pPr>
          <w:hyperlink w:anchor="_Toc509692737" w:history="1">
            <w:r w:rsidR="00A40769" w:rsidRPr="00987AA0">
              <w:rPr>
                <w:rStyle w:val="Hiperligao"/>
                <w:noProof/>
              </w:rPr>
              <w:t>1.3.2</w:t>
            </w:r>
            <w:r w:rsidR="00A40769">
              <w:rPr>
                <w:noProof/>
                <w:lang w:val="en-US" w:eastAsia="en-US"/>
              </w:rPr>
              <w:tab/>
            </w:r>
            <w:r w:rsidR="00A40769" w:rsidRPr="00987AA0">
              <w:rPr>
                <w:rStyle w:val="Hiperligao"/>
                <w:noProof/>
              </w:rPr>
              <w:t>Stored Procedures de suporte à criação de logs</w:t>
            </w:r>
            <w:r w:rsidR="00A40769">
              <w:rPr>
                <w:noProof/>
                <w:webHidden/>
              </w:rPr>
              <w:tab/>
            </w:r>
            <w:r w:rsidR="00A40769">
              <w:rPr>
                <w:noProof/>
                <w:webHidden/>
              </w:rPr>
              <w:fldChar w:fldCharType="begin"/>
            </w:r>
            <w:r w:rsidR="00A40769">
              <w:rPr>
                <w:noProof/>
                <w:webHidden/>
              </w:rPr>
              <w:instrText xml:space="preserve"> PAGEREF _Toc509692737 \h </w:instrText>
            </w:r>
            <w:r w:rsidR="00A40769">
              <w:rPr>
                <w:noProof/>
                <w:webHidden/>
              </w:rPr>
            </w:r>
            <w:r w:rsidR="00A40769">
              <w:rPr>
                <w:noProof/>
                <w:webHidden/>
              </w:rPr>
              <w:fldChar w:fldCharType="separate"/>
            </w:r>
            <w:r w:rsidR="00A40769">
              <w:rPr>
                <w:noProof/>
                <w:webHidden/>
              </w:rPr>
              <w:t>20</w:t>
            </w:r>
            <w:r w:rsidR="00A40769">
              <w:rPr>
                <w:noProof/>
                <w:webHidden/>
              </w:rPr>
              <w:fldChar w:fldCharType="end"/>
            </w:r>
          </w:hyperlink>
        </w:p>
        <w:p w14:paraId="12498243" w14:textId="1889BB69" w:rsidR="00A40769" w:rsidRDefault="00C8732E">
          <w:pPr>
            <w:pStyle w:val="ndice4"/>
            <w:tabs>
              <w:tab w:val="left" w:pos="1540"/>
              <w:tab w:val="right" w:leader="dot" w:pos="8494"/>
            </w:tabs>
            <w:rPr>
              <w:noProof/>
              <w:lang w:val="en-US" w:eastAsia="en-US"/>
            </w:rPr>
          </w:pPr>
          <w:hyperlink w:anchor="_Toc509692738" w:history="1">
            <w:r w:rsidR="00A40769" w:rsidRPr="00987AA0">
              <w:rPr>
                <w:rStyle w:val="Hiperligao"/>
                <w:noProof/>
              </w:rPr>
              <w:t>1.3.2.1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_Toc509692738 \h </w:instrText>
            </w:r>
            <w:r w:rsidR="00A40769">
              <w:rPr>
                <w:noProof/>
                <w:webHidden/>
              </w:rPr>
            </w:r>
            <w:r w:rsidR="00A40769">
              <w:rPr>
                <w:noProof/>
                <w:webHidden/>
              </w:rPr>
              <w:fldChar w:fldCharType="separate"/>
            </w:r>
            <w:r w:rsidR="00A40769">
              <w:rPr>
                <w:noProof/>
                <w:webHidden/>
              </w:rPr>
              <w:t>21</w:t>
            </w:r>
            <w:r w:rsidR="00A40769">
              <w:rPr>
                <w:noProof/>
                <w:webHidden/>
              </w:rPr>
              <w:fldChar w:fldCharType="end"/>
            </w:r>
          </w:hyperlink>
        </w:p>
        <w:p w14:paraId="2917109E" w14:textId="68C462D2" w:rsidR="00A40769" w:rsidRDefault="00C8732E">
          <w:pPr>
            <w:pStyle w:val="ndice4"/>
            <w:tabs>
              <w:tab w:val="left" w:pos="1540"/>
              <w:tab w:val="right" w:leader="dot" w:pos="8494"/>
            </w:tabs>
            <w:rPr>
              <w:noProof/>
              <w:lang w:val="en-US" w:eastAsia="en-US"/>
            </w:rPr>
          </w:pPr>
          <w:hyperlink w:anchor="_Toc509692739" w:history="1">
            <w:r w:rsidR="00A40769" w:rsidRPr="00987AA0">
              <w:rPr>
                <w:rStyle w:val="Hiperligao"/>
                <w:noProof/>
              </w:rPr>
              <w:t>1.3.2.2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_Toc509692739 \h </w:instrText>
            </w:r>
            <w:r w:rsidR="00A40769">
              <w:rPr>
                <w:noProof/>
                <w:webHidden/>
              </w:rPr>
            </w:r>
            <w:r w:rsidR="00A40769">
              <w:rPr>
                <w:noProof/>
                <w:webHidden/>
              </w:rPr>
              <w:fldChar w:fldCharType="separate"/>
            </w:r>
            <w:r w:rsidR="00A40769">
              <w:rPr>
                <w:noProof/>
                <w:webHidden/>
              </w:rPr>
              <w:t>22</w:t>
            </w:r>
            <w:r w:rsidR="00A40769">
              <w:rPr>
                <w:noProof/>
                <w:webHidden/>
              </w:rPr>
              <w:fldChar w:fldCharType="end"/>
            </w:r>
          </w:hyperlink>
        </w:p>
        <w:p w14:paraId="74E553CA" w14:textId="0B2E1421" w:rsidR="00A40769" w:rsidRDefault="00C8732E">
          <w:pPr>
            <w:pStyle w:val="ndice2"/>
            <w:tabs>
              <w:tab w:val="left" w:pos="880"/>
              <w:tab w:val="right" w:leader="dot" w:pos="8494"/>
            </w:tabs>
            <w:rPr>
              <w:noProof/>
              <w:lang w:val="en-US" w:eastAsia="en-US"/>
            </w:rPr>
          </w:pPr>
          <w:hyperlink w:anchor="_Toc509692740" w:history="1">
            <w:r w:rsidR="00A40769" w:rsidRPr="00987AA0">
              <w:rPr>
                <w:rStyle w:val="Hiperligao"/>
                <w:noProof/>
              </w:rPr>
              <w:t>1.4</w:t>
            </w:r>
            <w:r w:rsidR="00A40769">
              <w:rPr>
                <w:noProof/>
                <w:lang w:val="en-US" w:eastAsia="en-US"/>
              </w:rPr>
              <w:tab/>
            </w:r>
            <w:r w:rsidR="00A40769" w:rsidRPr="00987AA0">
              <w:rPr>
                <w:rStyle w:val="Hiperligao"/>
                <w:noProof/>
              </w:rPr>
              <w:t>Organização de Views, outros Triggers e Stored Procedures</w:t>
            </w:r>
            <w:r w:rsidR="00A40769">
              <w:rPr>
                <w:noProof/>
                <w:webHidden/>
              </w:rPr>
              <w:tab/>
            </w:r>
            <w:r w:rsidR="00A40769">
              <w:rPr>
                <w:noProof/>
                <w:webHidden/>
              </w:rPr>
              <w:fldChar w:fldCharType="begin"/>
            </w:r>
            <w:r w:rsidR="00A40769">
              <w:rPr>
                <w:noProof/>
                <w:webHidden/>
              </w:rPr>
              <w:instrText xml:space="preserve"> PAGEREF _Toc509692740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1CCC56C9" w14:textId="43BD8FAB" w:rsidR="00A40769" w:rsidRDefault="00C8732E">
          <w:pPr>
            <w:pStyle w:val="ndice3"/>
            <w:tabs>
              <w:tab w:val="left" w:pos="1320"/>
              <w:tab w:val="right" w:leader="dot" w:pos="8494"/>
            </w:tabs>
            <w:rPr>
              <w:noProof/>
              <w:lang w:val="en-US" w:eastAsia="en-US"/>
            </w:rPr>
          </w:pPr>
          <w:hyperlink w:anchor="_Toc509692741" w:history="1">
            <w:r w:rsidR="00A40769" w:rsidRPr="00987AA0">
              <w:rPr>
                <w:rStyle w:val="Hiperligao"/>
                <w:noProof/>
              </w:rPr>
              <w:t>1.4.1</w:t>
            </w:r>
            <w:r w:rsidR="00A40769">
              <w:rPr>
                <w:noProof/>
                <w:lang w:val="en-US" w:eastAsia="en-US"/>
              </w:rPr>
              <w:tab/>
            </w:r>
            <w:r w:rsidR="00A40769" w:rsidRPr="00987AA0">
              <w:rPr>
                <w:rStyle w:val="Hiperligao"/>
                <w:noProof/>
              </w:rPr>
              <w:t>Criação de Views para controlo de acesso dos investigadores</w:t>
            </w:r>
            <w:r w:rsidR="00A40769">
              <w:rPr>
                <w:noProof/>
                <w:webHidden/>
              </w:rPr>
              <w:tab/>
            </w:r>
            <w:r w:rsidR="00A40769">
              <w:rPr>
                <w:noProof/>
                <w:webHidden/>
              </w:rPr>
              <w:fldChar w:fldCharType="begin"/>
            </w:r>
            <w:r w:rsidR="00A40769">
              <w:rPr>
                <w:noProof/>
                <w:webHidden/>
              </w:rPr>
              <w:instrText xml:space="preserve"> PAGEREF _Toc509692741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662A0DCC" w14:textId="15CF311B" w:rsidR="00A40769" w:rsidRDefault="00C8732E">
          <w:pPr>
            <w:pStyle w:val="ndice4"/>
            <w:tabs>
              <w:tab w:val="left" w:pos="1540"/>
              <w:tab w:val="right" w:leader="dot" w:pos="8494"/>
            </w:tabs>
            <w:rPr>
              <w:noProof/>
              <w:lang w:val="en-US" w:eastAsia="en-US"/>
            </w:rPr>
          </w:pPr>
          <w:hyperlink w:anchor="_Toc509692742" w:history="1">
            <w:r w:rsidR="00A40769" w:rsidRPr="00987AA0">
              <w:rPr>
                <w:rStyle w:val="Hiperligao"/>
                <w:noProof/>
              </w:rPr>
              <w:t>1.4.1.1</w:t>
            </w:r>
            <w:r w:rsidR="00A40769">
              <w:rPr>
                <w:noProof/>
                <w:lang w:val="en-US" w:eastAsia="en-US"/>
              </w:rPr>
              <w:tab/>
            </w:r>
            <w:r w:rsidR="00A40769" w:rsidRPr="00987AA0">
              <w:rPr>
                <w:rStyle w:val="Hiperligao"/>
                <w:noProof/>
              </w:rPr>
              <w:t>Apreciação crítica das Views</w:t>
            </w:r>
            <w:r w:rsidR="00A40769">
              <w:rPr>
                <w:noProof/>
                <w:webHidden/>
              </w:rPr>
              <w:tab/>
            </w:r>
            <w:r w:rsidR="00A40769">
              <w:rPr>
                <w:noProof/>
                <w:webHidden/>
              </w:rPr>
              <w:fldChar w:fldCharType="begin"/>
            </w:r>
            <w:r w:rsidR="00A40769">
              <w:rPr>
                <w:noProof/>
                <w:webHidden/>
              </w:rPr>
              <w:instrText xml:space="preserve"> PAGEREF _Toc509692742 \h </w:instrText>
            </w:r>
            <w:r w:rsidR="00A40769">
              <w:rPr>
                <w:noProof/>
                <w:webHidden/>
              </w:rPr>
            </w:r>
            <w:r w:rsidR="00A40769">
              <w:rPr>
                <w:noProof/>
                <w:webHidden/>
              </w:rPr>
              <w:fldChar w:fldCharType="separate"/>
            </w:r>
            <w:r w:rsidR="00A40769">
              <w:rPr>
                <w:noProof/>
                <w:webHidden/>
              </w:rPr>
              <w:t>24</w:t>
            </w:r>
            <w:r w:rsidR="00A40769">
              <w:rPr>
                <w:noProof/>
                <w:webHidden/>
              </w:rPr>
              <w:fldChar w:fldCharType="end"/>
            </w:r>
          </w:hyperlink>
        </w:p>
        <w:p w14:paraId="76602E76" w14:textId="3D4D25D5" w:rsidR="00A40769" w:rsidRDefault="00C8732E">
          <w:pPr>
            <w:pStyle w:val="ndice4"/>
            <w:tabs>
              <w:tab w:val="left" w:pos="1540"/>
              <w:tab w:val="right" w:leader="dot" w:pos="8494"/>
            </w:tabs>
            <w:rPr>
              <w:noProof/>
              <w:lang w:val="en-US" w:eastAsia="en-US"/>
            </w:rPr>
          </w:pPr>
          <w:hyperlink w:anchor="_Toc509692743" w:history="1">
            <w:r w:rsidR="00A40769" w:rsidRPr="00987AA0">
              <w:rPr>
                <w:rStyle w:val="Hiperligao"/>
                <w:noProof/>
              </w:rPr>
              <w:t>1.4.1.2</w:t>
            </w:r>
            <w:r w:rsidR="00A40769">
              <w:rPr>
                <w:noProof/>
                <w:lang w:val="en-US" w:eastAsia="en-US"/>
              </w:rPr>
              <w:tab/>
            </w:r>
            <w:r w:rsidR="00A40769" w:rsidRPr="00987AA0">
              <w:rPr>
                <w:rStyle w:val="Hiperligao"/>
                <w:noProof/>
              </w:rPr>
              <w:t>Views implementadas</w:t>
            </w:r>
            <w:r w:rsidR="00A40769">
              <w:rPr>
                <w:noProof/>
                <w:webHidden/>
              </w:rPr>
              <w:tab/>
            </w:r>
            <w:r w:rsidR="00A40769">
              <w:rPr>
                <w:noProof/>
                <w:webHidden/>
              </w:rPr>
              <w:fldChar w:fldCharType="begin"/>
            </w:r>
            <w:r w:rsidR="00A40769">
              <w:rPr>
                <w:noProof/>
                <w:webHidden/>
              </w:rPr>
              <w:instrText xml:space="preserve"> PAGEREF _Toc509692743 \h </w:instrText>
            </w:r>
            <w:r w:rsidR="00A40769">
              <w:rPr>
                <w:noProof/>
                <w:webHidden/>
              </w:rPr>
            </w:r>
            <w:r w:rsidR="00A40769">
              <w:rPr>
                <w:noProof/>
                <w:webHidden/>
              </w:rPr>
              <w:fldChar w:fldCharType="separate"/>
            </w:r>
            <w:r w:rsidR="00A40769">
              <w:rPr>
                <w:noProof/>
                <w:webHidden/>
              </w:rPr>
              <w:t>25</w:t>
            </w:r>
            <w:r w:rsidR="00A40769">
              <w:rPr>
                <w:noProof/>
                <w:webHidden/>
              </w:rPr>
              <w:fldChar w:fldCharType="end"/>
            </w:r>
          </w:hyperlink>
        </w:p>
        <w:p w14:paraId="62E35F86" w14:textId="4E505BB9" w:rsidR="00A40769" w:rsidRDefault="00C8732E">
          <w:pPr>
            <w:pStyle w:val="ndice3"/>
            <w:tabs>
              <w:tab w:val="left" w:pos="1320"/>
              <w:tab w:val="right" w:leader="dot" w:pos="8494"/>
            </w:tabs>
            <w:rPr>
              <w:noProof/>
              <w:lang w:val="en-US" w:eastAsia="en-US"/>
            </w:rPr>
          </w:pPr>
          <w:hyperlink w:anchor="_Toc509692744" w:history="1">
            <w:r w:rsidR="00A40769" w:rsidRPr="00987AA0">
              <w:rPr>
                <w:rStyle w:val="Hiperligao"/>
                <w:noProof/>
              </w:rPr>
              <w:t>1.4.2</w:t>
            </w:r>
            <w:r w:rsidR="00A40769">
              <w:rPr>
                <w:noProof/>
                <w:lang w:val="en-US" w:eastAsia="en-US"/>
              </w:rPr>
              <w:tab/>
            </w:r>
            <w:r w:rsidR="00A40769" w:rsidRPr="00987AA0">
              <w:rPr>
                <w:rStyle w:val="Hiperligao"/>
                <w:noProof/>
              </w:rPr>
              <w:t>Criação de Trigger para controlo de alterações dos investigadores</w:t>
            </w:r>
            <w:r w:rsidR="00A40769">
              <w:rPr>
                <w:noProof/>
                <w:webHidden/>
              </w:rPr>
              <w:tab/>
            </w:r>
            <w:r w:rsidR="00A40769">
              <w:rPr>
                <w:noProof/>
                <w:webHidden/>
              </w:rPr>
              <w:fldChar w:fldCharType="begin"/>
            </w:r>
            <w:r w:rsidR="00A40769">
              <w:rPr>
                <w:noProof/>
                <w:webHidden/>
              </w:rPr>
              <w:instrText xml:space="preserve"> PAGEREF _Toc509692744 \h </w:instrText>
            </w:r>
            <w:r w:rsidR="00A40769">
              <w:rPr>
                <w:noProof/>
                <w:webHidden/>
              </w:rPr>
            </w:r>
            <w:r w:rsidR="00A40769">
              <w:rPr>
                <w:noProof/>
                <w:webHidden/>
              </w:rPr>
              <w:fldChar w:fldCharType="separate"/>
            </w:r>
            <w:r w:rsidR="00A40769">
              <w:rPr>
                <w:noProof/>
                <w:webHidden/>
              </w:rPr>
              <w:t>26</w:t>
            </w:r>
            <w:r w:rsidR="00A40769">
              <w:rPr>
                <w:noProof/>
                <w:webHidden/>
              </w:rPr>
              <w:fldChar w:fldCharType="end"/>
            </w:r>
          </w:hyperlink>
        </w:p>
        <w:p w14:paraId="47D47EDB" w14:textId="060E9318" w:rsidR="00A40769" w:rsidRDefault="00C8732E">
          <w:pPr>
            <w:pStyle w:val="ndice4"/>
            <w:tabs>
              <w:tab w:val="left" w:pos="1540"/>
              <w:tab w:val="right" w:leader="dot" w:pos="8494"/>
            </w:tabs>
            <w:rPr>
              <w:noProof/>
              <w:lang w:val="en-US" w:eastAsia="en-US"/>
            </w:rPr>
          </w:pPr>
          <w:hyperlink w:anchor="_Toc509692745" w:history="1">
            <w:r w:rsidR="00A40769" w:rsidRPr="00987AA0">
              <w:rPr>
                <w:rStyle w:val="Hiperligao"/>
                <w:noProof/>
              </w:rPr>
              <w:t>1.4.2.1</w:t>
            </w:r>
            <w:r w:rsidR="00A40769">
              <w:rPr>
                <w:noProof/>
                <w:lang w:val="en-US" w:eastAsia="en-US"/>
              </w:rPr>
              <w:tab/>
            </w:r>
            <w:r w:rsidR="00A40769" w:rsidRPr="00987AA0">
              <w:rPr>
                <w:rStyle w:val="Hiperligao"/>
                <w:noProof/>
              </w:rPr>
              <w:t>Apreciação crítica do Trigger</w:t>
            </w:r>
            <w:r w:rsidR="00A40769">
              <w:rPr>
                <w:noProof/>
                <w:webHidden/>
              </w:rPr>
              <w:tab/>
            </w:r>
            <w:r w:rsidR="00A40769">
              <w:rPr>
                <w:noProof/>
                <w:webHidden/>
              </w:rPr>
              <w:fldChar w:fldCharType="begin"/>
            </w:r>
            <w:r w:rsidR="00A40769">
              <w:rPr>
                <w:noProof/>
                <w:webHidden/>
              </w:rPr>
              <w:instrText xml:space="preserve"> PAGEREF _Toc509692745 \h </w:instrText>
            </w:r>
            <w:r w:rsidR="00A40769">
              <w:rPr>
                <w:noProof/>
                <w:webHidden/>
              </w:rPr>
            </w:r>
            <w:r w:rsidR="00A40769">
              <w:rPr>
                <w:noProof/>
                <w:webHidden/>
              </w:rPr>
              <w:fldChar w:fldCharType="separate"/>
            </w:r>
            <w:r w:rsidR="00A40769">
              <w:rPr>
                <w:noProof/>
                <w:webHidden/>
              </w:rPr>
              <w:t>27</w:t>
            </w:r>
            <w:r w:rsidR="00A40769">
              <w:rPr>
                <w:noProof/>
                <w:webHidden/>
              </w:rPr>
              <w:fldChar w:fldCharType="end"/>
            </w:r>
          </w:hyperlink>
        </w:p>
        <w:p w14:paraId="3E1375F8" w14:textId="4134BD34" w:rsidR="00A40769" w:rsidRDefault="00C8732E">
          <w:pPr>
            <w:pStyle w:val="ndice4"/>
            <w:tabs>
              <w:tab w:val="left" w:pos="1540"/>
              <w:tab w:val="right" w:leader="dot" w:pos="8494"/>
            </w:tabs>
            <w:rPr>
              <w:noProof/>
              <w:lang w:val="en-US" w:eastAsia="en-US"/>
            </w:rPr>
          </w:pPr>
          <w:hyperlink w:anchor="_Toc509692746" w:history="1">
            <w:r w:rsidR="00A40769" w:rsidRPr="00987AA0">
              <w:rPr>
                <w:rStyle w:val="Hiperligao"/>
                <w:noProof/>
              </w:rPr>
              <w:t>1.4.2.2</w:t>
            </w:r>
            <w:r w:rsidR="00A40769">
              <w:rPr>
                <w:noProof/>
                <w:lang w:val="en-US" w:eastAsia="en-US"/>
              </w:rPr>
              <w:tab/>
            </w:r>
            <w:r w:rsidR="00A40769" w:rsidRPr="00987AA0">
              <w:rPr>
                <w:rStyle w:val="Hiperligao"/>
                <w:noProof/>
              </w:rPr>
              <w:t>Trigger implementado</w:t>
            </w:r>
            <w:r w:rsidR="00A40769">
              <w:rPr>
                <w:noProof/>
                <w:webHidden/>
              </w:rPr>
              <w:tab/>
            </w:r>
            <w:r w:rsidR="00A40769">
              <w:rPr>
                <w:noProof/>
                <w:webHidden/>
              </w:rPr>
              <w:fldChar w:fldCharType="begin"/>
            </w:r>
            <w:r w:rsidR="00A40769">
              <w:rPr>
                <w:noProof/>
                <w:webHidden/>
              </w:rPr>
              <w:instrText xml:space="preserve"> PAGEREF _Toc509692746 \h </w:instrText>
            </w:r>
            <w:r w:rsidR="00A40769">
              <w:rPr>
                <w:noProof/>
                <w:webHidden/>
              </w:rPr>
            </w:r>
            <w:r w:rsidR="00A40769">
              <w:rPr>
                <w:noProof/>
                <w:webHidden/>
              </w:rPr>
              <w:fldChar w:fldCharType="separate"/>
            </w:r>
            <w:r w:rsidR="00A40769">
              <w:rPr>
                <w:noProof/>
                <w:webHidden/>
              </w:rPr>
              <w:t>28</w:t>
            </w:r>
            <w:r w:rsidR="00A40769">
              <w:rPr>
                <w:noProof/>
                <w:webHidden/>
              </w:rPr>
              <w:fldChar w:fldCharType="end"/>
            </w:r>
          </w:hyperlink>
        </w:p>
        <w:p w14:paraId="0BA17FD7" w14:textId="1AD2AB21" w:rsidR="00A40769" w:rsidRDefault="00C8732E">
          <w:pPr>
            <w:pStyle w:val="ndice3"/>
            <w:tabs>
              <w:tab w:val="left" w:pos="1320"/>
              <w:tab w:val="right" w:leader="dot" w:pos="8494"/>
            </w:tabs>
            <w:rPr>
              <w:noProof/>
              <w:lang w:val="en-US" w:eastAsia="en-US"/>
            </w:rPr>
          </w:pPr>
          <w:hyperlink w:anchor="_Toc509692747" w:history="1">
            <w:r w:rsidR="00A40769" w:rsidRPr="00987AA0">
              <w:rPr>
                <w:rStyle w:val="Hiperligao"/>
                <w:noProof/>
              </w:rPr>
              <w:t>1.4.3</w:t>
            </w:r>
            <w:r w:rsidR="00A40769">
              <w:rPr>
                <w:noProof/>
                <w:lang w:val="en-US" w:eastAsia="en-US"/>
              </w:rPr>
              <w:tab/>
            </w:r>
            <w:r w:rsidR="00A40769" w:rsidRPr="00987AA0">
              <w:rPr>
                <w:rStyle w:val="Hiperligao"/>
                <w:noProof/>
              </w:rPr>
              <w:t>Stored Procedures para criação e eliminação de investigadores</w:t>
            </w:r>
            <w:r w:rsidR="00A40769">
              <w:rPr>
                <w:noProof/>
                <w:webHidden/>
              </w:rPr>
              <w:tab/>
            </w:r>
            <w:r w:rsidR="00A40769">
              <w:rPr>
                <w:noProof/>
                <w:webHidden/>
              </w:rPr>
              <w:fldChar w:fldCharType="begin"/>
            </w:r>
            <w:r w:rsidR="00A40769">
              <w:rPr>
                <w:noProof/>
                <w:webHidden/>
              </w:rPr>
              <w:instrText xml:space="preserve"> PAGEREF _Toc509692747 \h </w:instrText>
            </w:r>
            <w:r w:rsidR="00A40769">
              <w:rPr>
                <w:noProof/>
                <w:webHidden/>
              </w:rPr>
            </w:r>
            <w:r w:rsidR="00A40769">
              <w:rPr>
                <w:noProof/>
                <w:webHidden/>
              </w:rPr>
              <w:fldChar w:fldCharType="separate"/>
            </w:r>
            <w:r w:rsidR="00A40769">
              <w:rPr>
                <w:noProof/>
                <w:webHidden/>
              </w:rPr>
              <w:t>29</w:t>
            </w:r>
            <w:r w:rsidR="00A40769">
              <w:rPr>
                <w:noProof/>
                <w:webHidden/>
              </w:rPr>
              <w:fldChar w:fldCharType="end"/>
            </w:r>
          </w:hyperlink>
        </w:p>
        <w:p w14:paraId="4DB21F4A" w14:textId="16FDCF2B" w:rsidR="00A40769" w:rsidRDefault="00C8732E">
          <w:pPr>
            <w:pStyle w:val="ndice4"/>
            <w:tabs>
              <w:tab w:val="left" w:pos="1540"/>
              <w:tab w:val="right" w:leader="dot" w:pos="8494"/>
            </w:tabs>
            <w:rPr>
              <w:noProof/>
              <w:lang w:val="en-US" w:eastAsia="en-US"/>
            </w:rPr>
          </w:pPr>
          <w:hyperlink w:anchor="_Toc509692748" w:history="1">
            <w:r w:rsidR="00A40769" w:rsidRPr="00987AA0">
              <w:rPr>
                <w:rStyle w:val="Hiperligao"/>
                <w:noProof/>
              </w:rPr>
              <w:t>1.4.3.1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_Toc509692748 \h </w:instrText>
            </w:r>
            <w:r w:rsidR="00A40769">
              <w:rPr>
                <w:noProof/>
                <w:webHidden/>
              </w:rPr>
            </w:r>
            <w:r w:rsidR="00A40769">
              <w:rPr>
                <w:noProof/>
                <w:webHidden/>
              </w:rPr>
              <w:fldChar w:fldCharType="separate"/>
            </w:r>
            <w:r w:rsidR="00A40769">
              <w:rPr>
                <w:noProof/>
                <w:webHidden/>
              </w:rPr>
              <w:t>30</w:t>
            </w:r>
            <w:r w:rsidR="00A40769">
              <w:rPr>
                <w:noProof/>
                <w:webHidden/>
              </w:rPr>
              <w:fldChar w:fldCharType="end"/>
            </w:r>
          </w:hyperlink>
        </w:p>
        <w:p w14:paraId="45673EF6" w14:textId="1197A7D5" w:rsidR="00A40769" w:rsidRDefault="00C8732E">
          <w:pPr>
            <w:pStyle w:val="ndice4"/>
            <w:tabs>
              <w:tab w:val="left" w:pos="1540"/>
              <w:tab w:val="right" w:leader="dot" w:pos="8494"/>
            </w:tabs>
            <w:rPr>
              <w:noProof/>
              <w:lang w:val="en-US" w:eastAsia="en-US"/>
            </w:rPr>
          </w:pPr>
          <w:hyperlink w:anchor="_Toc509692749" w:history="1">
            <w:r w:rsidR="00A40769" w:rsidRPr="00987AA0">
              <w:rPr>
                <w:rStyle w:val="Hiperligao"/>
                <w:noProof/>
              </w:rPr>
              <w:t>1.4.3.2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_Toc509692749 \h </w:instrText>
            </w:r>
            <w:r w:rsidR="00A40769">
              <w:rPr>
                <w:noProof/>
                <w:webHidden/>
              </w:rPr>
            </w:r>
            <w:r w:rsidR="00A40769">
              <w:rPr>
                <w:noProof/>
                <w:webHidden/>
              </w:rPr>
              <w:fldChar w:fldCharType="separate"/>
            </w:r>
            <w:r w:rsidR="00A40769">
              <w:rPr>
                <w:noProof/>
                <w:webHidden/>
              </w:rPr>
              <w:t>31</w:t>
            </w:r>
            <w:r w:rsidR="00A40769">
              <w:rPr>
                <w:noProof/>
                <w:webHidden/>
              </w:rPr>
              <w:fldChar w:fldCharType="end"/>
            </w:r>
          </w:hyperlink>
        </w:p>
        <w:p w14:paraId="24E73E7B" w14:textId="67E12D08" w:rsidR="00A40769" w:rsidRDefault="00C8732E">
          <w:pPr>
            <w:pStyle w:val="ndice3"/>
            <w:tabs>
              <w:tab w:val="left" w:pos="1320"/>
              <w:tab w:val="right" w:leader="dot" w:pos="8494"/>
            </w:tabs>
            <w:rPr>
              <w:noProof/>
              <w:lang w:val="en-US" w:eastAsia="en-US"/>
            </w:rPr>
          </w:pPr>
          <w:hyperlink w:anchor="_Toc509692750" w:history="1">
            <w:r w:rsidR="00A40769" w:rsidRPr="00987AA0">
              <w:rPr>
                <w:rStyle w:val="Hiperligao"/>
                <w:noProof/>
                <w:lang w:val="en-US"/>
              </w:rPr>
              <w:t>1.4.4</w:t>
            </w:r>
            <w:r w:rsidR="00A40769">
              <w:rPr>
                <w:noProof/>
                <w:lang w:val="en-US" w:eastAsia="en-US"/>
              </w:rPr>
              <w:tab/>
            </w:r>
            <w:r w:rsidR="00A40769" w:rsidRPr="00987AA0">
              <w:rPr>
                <w:rStyle w:val="Hiperligao"/>
                <w:noProof/>
                <w:lang w:val="en-US"/>
              </w:rPr>
              <w:t>Stored Procedures para updates SoftDelete</w:t>
            </w:r>
            <w:r w:rsidR="00A40769">
              <w:rPr>
                <w:noProof/>
                <w:webHidden/>
              </w:rPr>
              <w:tab/>
            </w:r>
            <w:r w:rsidR="00A40769">
              <w:rPr>
                <w:noProof/>
                <w:webHidden/>
              </w:rPr>
              <w:fldChar w:fldCharType="begin"/>
            </w:r>
            <w:r w:rsidR="00A40769">
              <w:rPr>
                <w:noProof/>
                <w:webHidden/>
              </w:rPr>
              <w:instrText xml:space="preserve"> PAGEREF _Toc509692750 \h </w:instrText>
            </w:r>
            <w:r w:rsidR="00A40769">
              <w:rPr>
                <w:noProof/>
                <w:webHidden/>
              </w:rPr>
            </w:r>
            <w:r w:rsidR="00A40769">
              <w:rPr>
                <w:noProof/>
                <w:webHidden/>
              </w:rPr>
              <w:fldChar w:fldCharType="separate"/>
            </w:r>
            <w:r w:rsidR="00A40769">
              <w:rPr>
                <w:noProof/>
                <w:webHidden/>
              </w:rPr>
              <w:t>32</w:t>
            </w:r>
            <w:r w:rsidR="00A40769">
              <w:rPr>
                <w:noProof/>
                <w:webHidden/>
              </w:rPr>
              <w:fldChar w:fldCharType="end"/>
            </w:r>
          </w:hyperlink>
        </w:p>
        <w:p w14:paraId="5654C9BA" w14:textId="6142A2D0" w:rsidR="00A40769" w:rsidRDefault="00C8732E">
          <w:pPr>
            <w:pStyle w:val="ndice4"/>
            <w:tabs>
              <w:tab w:val="left" w:pos="1540"/>
              <w:tab w:val="right" w:leader="dot" w:pos="8494"/>
            </w:tabs>
            <w:rPr>
              <w:noProof/>
              <w:lang w:val="en-US" w:eastAsia="en-US"/>
            </w:rPr>
          </w:pPr>
          <w:hyperlink w:anchor="_Toc509692751" w:history="1">
            <w:r w:rsidR="00A40769" w:rsidRPr="00987AA0">
              <w:rPr>
                <w:rStyle w:val="Hiperligao"/>
                <w:noProof/>
              </w:rPr>
              <w:t>1.4.4.1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_Toc509692751 \h </w:instrText>
            </w:r>
            <w:r w:rsidR="00A40769">
              <w:rPr>
                <w:noProof/>
                <w:webHidden/>
              </w:rPr>
            </w:r>
            <w:r w:rsidR="00A40769">
              <w:rPr>
                <w:noProof/>
                <w:webHidden/>
              </w:rPr>
              <w:fldChar w:fldCharType="separate"/>
            </w:r>
            <w:r w:rsidR="00A40769">
              <w:rPr>
                <w:noProof/>
                <w:webHidden/>
              </w:rPr>
              <w:t>33</w:t>
            </w:r>
            <w:r w:rsidR="00A40769">
              <w:rPr>
                <w:noProof/>
                <w:webHidden/>
              </w:rPr>
              <w:fldChar w:fldCharType="end"/>
            </w:r>
          </w:hyperlink>
        </w:p>
        <w:p w14:paraId="0DCBC4A2" w14:textId="7BD80B97" w:rsidR="00A40769" w:rsidRDefault="00C8732E">
          <w:pPr>
            <w:pStyle w:val="ndice4"/>
            <w:tabs>
              <w:tab w:val="left" w:pos="1540"/>
              <w:tab w:val="right" w:leader="dot" w:pos="8494"/>
            </w:tabs>
            <w:rPr>
              <w:noProof/>
              <w:lang w:val="en-US" w:eastAsia="en-US"/>
            </w:rPr>
          </w:pPr>
          <w:hyperlink w:anchor="_Toc509692752" w:history="1">
            <w:r w:rsidR="00A40769" w:rsidRPr="00987AA0">
              <w:rPr>
                <w:rStyle w:val="Hiperligao"/>
                <w:noProof/>
              </w:rPr>
              <w:t>1.4.4.2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_Toc509692752 \h </w:instrText>
            </w:r>
            <w:r w:rsidR="00A40769">
              <w:rPr>
                <w:noProof/>
                <w:webHidden/>
              </w:rPr>
            </w:r>
            <w:r w:rsidR="00A40769">
              <w:rPr>
                <w:noProof/>
                <w:webHidden/>
              </w:rPr>
              <w:fldChar w:fldCharType="separate"/>
            </w:r>
            <w:r w:rsidR="00A40769">
              <w:rPr>
                <w:noProof/>
                <w:webHidden/>
              </w:rPr>
              <w:t>34</w:t>
            </w:r>
            <w:r w:rsidR="00A40769">
              <w:rPr>
                <w:noProof/>
                <w:webHidden/>
              </w:rPr>
              <w:fldChar w:fldCharType="end"/>
            </w:r>
          </w:hyperlink>
        </w:p>
        <w:p w14:paraId="5D432915" w14:textId="160CE639" w:rsidR="00A40769" w:rsidRDefault="00C8732E">
          <w:pPr>
            <w:pStyle w:val="ndice2"/>
            <w:tabs>
              <w:tab w:val="left" w:pos="880"/>
              <w:tab w:val="right" w:leader="dot" w:pos="8494"/>
            </w:tabs>
            <w:rPr>
              <w:noProof/>
              <w:lang w:val="en-US" w:eastAsia="en-US"/>
            </w:rPr>
          </w:pPr>
          <w:hyperlink w:anchor="_Toc509692753" w:history="1">
            <w:r w:rsidR="00A40769" w:rsidRPr="00987AA0">
              <w:rPr>
                <w:rStyle w:val="Hiperligao"/>
                <w:noProof/>
              </w:rPr>
              <w:t>1.5</w:t>
            </w:r>
            <w:r w:rsidR="00A40769">
              <w:rPr>
                <w:noProof/>
                <w:lang w:val="en-US" w:eastAsia="en-US"/>
              </w:rPr>
              <w:tab/>
            </w:r>
            <w:r w:rsidR="00A40769" w:rsidRPr="00987AA0">
              <w:rPr>
                <w:rStyle w:val="Hiperligao"/>
                <w:noProof/>
              </w:rPr>
              <w:t>Migração entre Bases de Dados</w:t>
            </w:r>
            <w:r w:rsidR="00A40769">
              <w:rPr>
                <w:noProof/>
                <w:webHidden/>
              </w:rPr>
              <w:tab/>
            </w:r>
            <w:r w:rsidR="00A40769">
              <w:rPr>
                <w:noProof/>
                <w:webHidden/>
              </w:rPr>
              <w:fldChar w:fldCharType="begin"/>
            </w:r>
            <w:r w:rsidR="00A40769">
              <w:rPr>
                <w:noProof/>
                <w:webHidden/>
              </w:rPr>
              <w:instrText xml:space="preserve"> PAGEREF _Toc509692753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748BE73D" w14:textId="12172821" w:rsidR="00A40769" w:rsidRDefault="00C8732E">
          <w:pPr>
            <w:pStyle w:val="ndice3"/>
            <w:tabs>
              <w:tab w:val="left" w:pos="1320"/>
              <w:tab w:val="right" w:leader="dot" w:pos="8494"/>
            </w:tabs>
            <w:rPr>
              <w:noProof/>
              <w:lang w:val="en-US" w:eastAsia="en-US"/>
            </w:rPr>
          </w:pPr>
          <w:hyperlink w:anchor="_Toc509692754" w:history="1">
            <w:r w:rsidR="00A40769" w:rsidRPr="00987AA0">
              <w:rPr>
                <w:rStyle w:val="Hiperligao"/>
                <w:noProof/>
              </w:rPr>
              <w:t>1.5.1</w:t>
            </w:r>
            <w:r w:rsidR="00A40769">
              <w:rPr>
                <w:noProof/>
                <w:lang w:val="en-US" w:eastAsia="en-US"/>
              </w:rPr>
              <w:tab/>
            </w:r>
            <w:r w:rsidR="00A40769" w:rsidRPr="00987AA0">
              <w:rPr>
                <w:rStyle w:val="Hiperligao"/>
                <w:noProof/>
              </w:rPr>
              <w:t>Esquema relacional da base de Dados Mysql (destino)</w:t>
            </w:r>
            <w:r w:rsidR="00A40769">
              <w:rPr>
                <w:noProof/>
                <w:webHidden/>
              </w:rPr>
              <w:tab/>
            </w:r>
            <w:r w:rsidR="00A40769">
              <w:rPr>
                <w:noProof/>
                <w:webHidden/>
              </w:rPr>
              <w:fldChar w:fldCharType="begin"/>
            </w:r>
            <w:r w:rsidR="00A40769">
              <w:rPr>
                <w:noProof/>
                <w:webHidden/>
              </w:rPr>
              <w:instrText xml:space="preserve"> PAGEREF _Toc509692754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3632FC7B" w14:textId="2B0B0510" w:rsidR="00A40769" w:rsidRDefault="00C8732E">
          <w:pPr>
            <w:pStyle w:val="ndice4"/>
            <w:tabs>
              <w:tab w:val="left" w:pos="1540"/>
              <w:tab w:val="right" w:leader="dot" w:pos="8494"/>
            </w:tabs>
            <w:rPr>
              <w:noProof/>
              <w:lang w:val="en-US" w:eastAsia="en-US"/>
            </w:rPr>
          </w:pPr>
          <w:hyperlink w:anchor="_Toc509692755" w:history="1">
            <w:r w:rsidR="00A40769" w:rsidRPr="00987AA0">
              <w:rPr>
                <w:rStyle w:val="Hiperligao"/>
                <w:noProof/>
              </w:rPr>
              <w:t>1.5.1.1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_Toc509692755 \h </w:instrText>
            </w:r>
            <w:r w:rsidR="00A40769">
              <w:rPr>
                <w:noProof/>
                <w:webHidden/>
              </w:rPr>
            </w:r>
            <w:r w:rsidR="00A40769">
              <w:rPr>
                <w:noProof/>
                <w:webHidden/>
              </w:rPr>
              <w:fldChar w:fldCharType="separate"/>
            </w:r>
            <w:r w:rsidR="00A40769">
              <w:rPr>
                <w:noProof/>
                <w:webHidden/>
              </w:rPr>
              <w:t>36</w:t>
            </w:r>
            <w:r w:rsidR="00A40769">
              <w:rPr>
                <w:noProof/>
                <w:webHidden/>
              </w:rPr>
              <w:fldChar w:fldCharType="end"/>
            </w:r>
          </w:hyperlink>
        </w:p>
        <w:p w14:paraId="5D0CD51F" w14:textId="56151291" w:rsidR="00A40769" w:rsidRDefault="00C8732E">
          <w:pPr>
            <w:pStyle w:val="ndice3"/>
            <w:tabs>
              <w:tab w:val="left" w:pos="1320"/>
              <w:tab w:val="right" w:leader="dot" w:pos="8494"/>
            </w:tabs>
            <w:rPr>
              <w:noProof/>
              <w:lang w:val="en-US" w:eastAsia="en-US"/>
            </w:rPr>
          </w:pPr>
          <w:hyperlink w:anchor="_Toc509692756" w:history="1">
            <w:r w:rsidR="00A40769" w:rsidRPr="00987AA0">
              <w:rPr>
                <w:rStyle w:val="Hiperligao"/>
                <w:noProof/>
              </w:rPr>
              <w:t>1.5.2</w:t>
            </w:r>
            <w:r w:rsidR="00A40769">
              <w:rPr>
                <w:noProof/>
                <w:lang w:val="en-US" w:eastAsia="en-US"/>
              </w:rPr>
              <w:tab/>
            </w:r>
            <w:r w:rsidR="00A40769" w:rsidRPr="00987AA0">
              <w:rPr>
                <w:rStyle w:val="Hiperligao"/>
                <w:noProof/>
              </w:rPr>
              <w:t>Forma de Migração</w:t>
            </w:r>
            <w:r w:rsidR="00A40769">
              <w:rPr>
                <w:noProof/>
                <w:webHidden/>
              </w:rPr>
              <w:tab/>
            </w:r>
            <w:r w:rsidR="00A40769">
              <w:rPr>
                <w:noProof/>
                <w:webHidden/>
              </w:rPr>
              <w:fldChar w:fldCharType="begin"/>
            </w:r>
            <w:r w:rsidR="00A40769">
              <w:rPr>
                <w:noProof/>
                <w:webHidden/>
              </w:rPr>
              <w:instrText xml:space="preserve"> PAGEREF _Toc509692756 \h </w:instrText>
            </w:r>
            <w:r w:rsidR="00A40769">
              <w:rPr>
                <w:noProof/>
                <w:webHidden/>
              </w:rPr>
            </w:r>
            <w:r w:rsidR="00A40769">
              <w:rPr>
                <w:noProof/>
                <w:webHidden/>
              </w:rPr>
              <w:fldChar w:fldCharType="separate"/>
            </w:r>
            <w:r w:rsidR="00A40769">
              <w:rPr>
                <w:noProof/>
                <w:webHidden/>
              </w:rPr>
              <w:t>37</w:t>
            </w:r>
            <w:r w:rsidR="00A40769">
              <w:rPr>
                <w:noProof/>
                <w:webHidden/>
              </w:rPr>
              <w:fldChar w:fldCharType="end"/>
            </w:r>
          </w:hyperlink>
        </w:p>
        <w:p w14:paraId="5058E951" w14:textId="688A1BB1" w:rsidR="00A40769" w:rsidRDefault="00C8732E">
          <w:pPr>
            <w:pStyle w:val="ndice4"/>
            <w:tabs>
              <w:tab w:val="left" w:pos="1540"/>
              <w:tab w:val="right" w:leader="dot" w:pos="8494"/>
            </w:tabs>
            <w:rPr>
              <w:noProof/>
              <w:lang w:val="en-US" w:eastAsia="en-US"/>
            </w:rPr>
          </w:pPr>
          <w:hyperlink w:anchor="_Toc509692757" w:history="1">
            <w:r w:rsidR="00A40769" w:rsidRPr="00987AA0">
              <w:rPr>
                <w:rStyle w:val="Hiperligao"/>
                <w:noProof/>
              </w:rPr>
              <w:t>1.5.2.1</w:t>
            </w:r>
            <w:r w:rsidR="00A40769">
              <w:rPr>
                <w:noProof/>
                <w:lang w:val="en-US" w:eastAsia="en-US"/>
              </w:rPr>
              <w:tab/>
            </w:r>
            <w:r w:rsidR="00A40769" w:rsidRPr="00987AA0">
              <w:rPr>
                <w:rStyle w:val="Hiperligao"/>
                <w:noProof/>
              </w:rPr>
              <w:t>Apreciação Crítica à especificação da forma de migração</w:t>
            </w:r>
            <w:r w:rsidR="00A40769">
              <w:rPr>
                <w:noProof/>
                <w:webHidden/>
              </w:rPr>
              <w:tab/>
            </w:r>
            <w:r w:rsidR="00A40769">
              <w:rPr>
                <w:noProof/>
                <w:webHidden/>
              </w:rPr>
              <w:fldChar w:fldCharType="begin"/>
            </w:r>
            <w:r w:rsidR="00A40769">
              <w:rPr>
                <w:noProof/>
                <w:webHidden/>
              </w:rPr>
              <w:instrText xml:space="preserve"> PAGEREF _Toc509692757 \h </w:instrText>
            </w:r>
            <w:r w:rsidR="00A40769">
              <w:rPr>
                <w:noProof/>
                <w:webHidden/>
              </w:rPr>
            </w:r>
            <w:r w:rsidR="00A40769">
              <w:rPr>
                <w:noProof/>
                <w:webHidden/>
              </w:rPr>
              <w:fldChar w:fldCharType="separate"/>
            </w:r>
            <w:r w:rsidR="00A40769">
              <w:rPr>
                <w:noProof/>
                <w:webHidden/>
              </w:rPr>
              <w:t>38</w:t>
            </w:r>
            <w:r w:rsidR="00A40769">
              <w:rPr>
                <w:noProof/>
                <w:webHidden/>
              </w:rPr>
              <w:fldChar w:fldCharType="end"/>
            </w:r>
          </w:hyperlink>
        </w:p>
        <w:p w14:paraId="7DFBA735" w14:textId="37812B16" w:rsidR="00A40769" w:rsidRDefault="00C8732E">
          <w:pPr>
            <w:pStyle w:val="ndice3"/>
            <w:tabs>
              <w:tab w:val="left" w:pos="1320"/>
              <w:tab w:val="right" w:leader="dot" w:pos="8494"/>
            </w:tabs>
            <w:rPr>
              <w:noProof/>
              <w:lang w:val="en-US" w:eastAsia="en-US"/>
            </w:rPr>
          </w:pPr>
          <w:hyperlink w:anchor="_Toc509692758" w:history="1">
            <w:r w:rsidR="00A40769" w:rsidRPr="00987AA0">
              <w:rPr>
                <w:rStyle w:val="Hiperligao"/>
                <w:noProof/>
              </w:rPr>
              <w:t>1.5.3</w:t>
            </w:r>
            <w:r w:rsidR="00A40769">
              <w:rPr>
                <w:noProof/>
                <w:lang w:val="en-US" w:eastAsia="en-US"/>
              </w:rPr>
              <w:tab/>
            </w:r>
            <w:r w:rsidR="00A40769" w:rsidRPr="00987AA0">
              <w:rPr>
                <w:rStyle w:val="Hiperligao"/>
                <w:noProof/>
              </w:rPr>
              <w:t>Gestão de Utilizadores</w:t>
            </w:r>
            <w:r w:rsidR="00A40769">
              <w:rPr>
                <w:noProof/>
                <w:webHidden/>
              </w:rPr>
              <w:tab/>
            </w:r>
            <w:r w:rsidR="00A40769">
              <w:rPr>
                <w:noProof/>
                <w:webHidden/>
              </w:rPr>
              <w:fldChar w:fldCharType="begin"/>
            </w:r>
            <w:r w:rsidR="00A40769">
              <w:rPr>
                <w:noProof/>
                <w:webHidden/>
              </w:rPr>
              <w:instrText xml:space="preserve"> PAGEREF _Toc509692758 \h </w:instrText>
            </w:r>
            <w:r w:rsidR="00A40769">
              <w:rPr>
                <w:noProof/>
                <w:webHidden/>
              </w:rPr>
            </w:r>
            <w:r w:rsidR="00A40769">
              <w:rPr>
                <w:noProof/>
                <w:webHidden/>
              </w:rPr>
              <w:fldChar w:fldCharType="separate"/>
            </w:r>
            <w:r w:rsidR="00A40769">
              <w:rPr>
                <w:noProof/>
                <w:webHidden/>
              </w:rPr>
              <w:t>39</w:t>
            </w:r>
            <w:r w:rsidR="00A40769">
              <w:rPr>
                <w:noProof/>
                <w:webHidden/>
              </w:rPr>
              <w:fldChar w:fldCharType="end"/>
            </w:r>
          </w:hyperlink>
        </w:p>
        <w:p w14:paraId="3A4A93D7" w14:textId="36965516" w:rsidR="00A40769" w:rsidRDefault="00C8732E">
          <w:pPr>
            <w:pStyle w:val="ndice4"/>
            <w:tabs>
              <w:tab w:val="left" w:pos="1540"/>
              <w:tab w:val="right" w:leader="dot" w:pos="8494"/>
            </w:tabs>
            <w:rPr>
              <w:noProof/>
              <w:lang w:val="en-US" w:eastAsia="en-US"/>
            </w:rPr>
          </w:pPr>
          <w:hyperlink w:anchor="_Toc509692759" w:history="1">
            <w:r w:rsidR="00A40769" w:rsidRPr="00987AA0">
              <w:rPr>
                <w:rStyle w:val="Hiperligao"/>
                <w:noProof/>
              </w:rPr>
              <w:t>1.5.3.1</w:t>
            </w:r>
            <w:r w:rsidR="00A40769">
              <w:rPr>
                <w:noProof/>
                <w:lang w:val="en-US" w:eastAsia="en-US"/>
              </w:rPr>
              <w:tab/>
            </w:r>
            <w:r w:rsidR="00A40769" w:rsidRPr="00987AA0">
              <w:rPr>
                <w:rStyle w:val="Hiperligao"/>
                <w:noProof/>
              </w:rPr>
              <w:t>Apreciação Crítica à especificação da Gestão de Utilizadores</w:t>
            </w:r>
            <w:r w:rsidR="00A40769">
              <w:rPr>
                <w:noProof/>
                <w:webHidden/>
              </w:rPr>
              <w:tab/>
            </w:r>
            <w:r w:rsidR="00A40769">
              <w:rPr>
                <w:noProof/>
                <w:webHidden/>
              </w:rPr>
              <w:fldChar w:fldCharType="begin"/>
            </w:r>
            <w:r w:rsidR="00A40769">
              <w:rPr>
                <w:noProof/>
                <w:webHidden/>
              </w:rPr>
              <w:instrText xml:space="preserve"> PAGEREF _Toc509692759 \h </w:instrText>
            </w:r>
            <w:r w:rsidR="00A40769">
              <w:rPr>
                <w:noProof/>
                <w:webHidden/>
              </w:rPr>
            </w:r>
            <w:r w:rsidR="00A40769">
              <w:rPr>
                <w:noProof/>
                <w:webHidden/>
              </w:rPr>
              <w:fldChar w:fldCharType="separate"/>
            </w:r>
            <w:r w:rsidR="00A40769">
              <w:rPr>
                <w:noProof/>
                <w:webHidden/>
              </w:rPr>
              <w:t>40</w:t>
            </w:r>
            <w:r w:rsidR="00A40769">
              <w:rPr>
                <w:noProof/>
                <w:webHidden/>
              </w:rPr>
              <w:fldChar w:fldCharType="end"/>
            </w:r>
          </w:hyperlink>
        </w:p>
        <w:p w14:paraId="5A16750C" w14:textId="05BFCD32" w:rsidR="00A40769" w:rsidRDefault="00C8732E">
          <w:pPr>
            <w:pStyle w:val="ndice3"/>
            <w:tabs>
              <w:tab w:val="left" w:pos="1320"/>
              <w:tab w:val="right" w:leader="dot" w:pos="8494"/>
            </w:tabs>
            <w:rPr>
              <w:noProof/>
              <w:lang w:val="en-US" w:eastAsia="en-US"/>
            </w:rPr>
          </w:pPr>
          <w:hyperlink w:anchor="_Toc509692760" w:history="1">
            <w:r w:rsidR="00A40769" w:rsidRPr="00987AA0">
              <w:rPr>
                <w:rStyle w:val="Hiperligao"/>
                <w:noProof/>
              </w:rPr>
              <w:t>1.5.4</w:t>
            </w:r>
            <w:r w:rsidR="00A40769">
              <w:rPr>
                <w:noProof/>
                <w:lang w:val="en-US" w:eastAsia="en-US"/>
              </w:rPr>
              <w:tab/>
            </w:r>
            <w:r w:rsidR="00A40769" w:rsidRPr="00987AA0">
              <w:rPr>
                <w:rStyle w:val="Hiperligao"/>
                <w:noProof/>
              </w:rPr>
              <w:t>Triggers de suporte à migração de dados (</w:t>
            </w:r>
            <w:r w:rsidR="00A40769" w:rsidRPr="00987AA0">
              <w:rPr>
                <w:rStyle w:val="Hiperligao"/>
                <w:b/>
                <w:noProof/>
              </w:rPr>
              <w:t>se relevante</w:t>
            </w:r>
            <w:r w:rsidR="00A40769" w:rsidRPr="00987AA0">
              <w:rPr>
                <w:rStyle w:val="Hiperligao"/>
                <w:noProof/>
              </w:rPr>
              <w:t>)</w:t>
            </w:r>
            <w:r w:rsidR="00A40769">
              <w:rPr>
                <w:noProof/>
                <w:webHidden/>
              </w:rPr>
              <w:tab/>
            </w:r>
            <w:r w:rsidR="00A40769">
              <w:rPr>
                <w:noProof/>
                <w:webHidden/>
              </w:rPr>
              <w:fldChar w:fldCharType="begin"/>
            </w:r>
            <w:r w:rsidR="00A40769">
              <w:rPr>
                <w:noProof/>
                <w:webHidden/>
              </w:rPr>
              <w:instrText xml:space="preserve"> PAGEREF _Toc509692760 \h </w:instrText>
            </w:r>
            <w:r w:rsidR="00A40769">
              <w:rPr>
                <w:noProof/>
                <w:webHidden/>
              </w:rPr>
            </w:r>
            <w:r w:rsidR="00A40769">
              <w:rPr>
                <w:noProof/>
                <w:webHidden/>
              </w:rPr>
              <w:fldChar w:fldCharType="separate"/>
            </w:r>
            <w:r w:rsidR="00A40769">
              <w:rPr>
                <w:noProof/>
                <w:webHidden/>
              </w:rPr>
              <w:t>41</w:t>
            </w:r>
            <w:r w:rsidR="00A40769">
              <w:rPr>
                <w:noProof/>
                <w:webHidden/>
              </w:rPr>
              <w:fldChar w:fldCharType="end"/>
            </w:r>
          </w:hyperlink>
        </w:p>
        <w:p w14:paraId="2A953450" w14:textId="613C5A45" w:rsidR="00A40769" w:rsidRDefault="00C8732E">
          <w:pPr>
            <w:pStyle w:val="ndice4"/>
            <w:tabs>
              <w:tab w:val="left" w:pos="1540"/>
              <w:tab w:val="right" w:leader="dot" w:pos="8494"/>
            </w:tabs>
            <w:rPr>
              <w:noProof/>
              <w:lang w:val="en-US" w:eastAsia="en-US"/>
            </w:rPr>
          </w:pPr>
          <w:hyperlink w:anchor="_Toc509692761" w:history="1">
            <w:r w:rsidR="00A40769" w:rsidRPr="00987AA0">
              <w:rPr>
                <w:rStyle w:val="Hiperligao"/>
                <w:noProof/>
              </w:rPr>
              <w:t>1.5.4.1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_Toc509692761 \h </w:instrText>
            </w:r>
            <w:r w:rsidR="00A40769">
              <w:rPr>
                <w:noProof/>
                <w:webHidden/>
              </w:rPr>
            </w:r>
            <w:r w:rsidR="00A40769">
              <w:rPr>
                <w:noProof/>
                <w:webHidden/>
              </w:rPr>
              <w:fldChar w:fldCharType="separate"/>
            </w:r>
            <w:r w:rsidR="00A40769">
              <w:rPr>
                <w:noProof/>
                <w:webHidden/>
              </w:rPr>
              <w:t>42</w:t>
            </w:r>
            <w:r w:rsidR="00A40769">
              <w:rPr>
                <w:noProof/>
                <w:webHidden/>
              </w:rPr>
              <w:fldChar w:fldCharType="end"/>
            </w:r>
          </w:hyperlink>
        </w:p>
        <w:p w14:paraId="3904AA91" w14:textId="579BF31E" w:rsidR="00A40769" w:rsidRDefault="00C8732E">
          <w:pPr>
            <w:pStyle w:val="ndice4"/>
            <w:tabs>
              <w:tab w:val="left" w:pos="1540"/>
              <w:tab w:val="right" w:leader="dot" w:pos="8494"/>
            </w:tabs>
            <w:rPr>
              <w:noProof/>
              <w:lang w:val="en-US" w:eastAsia="en-US"/>
            </w:rPr>
          </w:pPr>
          <w:hyperlink w:anchor="_Toc509692762" w:history="1">
            <w:r w:rsidR="00A40769" w:rsidRPr="00987AA0">
              <w:rPr>
                <w:rStyle w:val="Hiperligao"/>
                <w:noProof/>
              </w:rPr>
              <w:t>1.5.4.2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_Toc509692762 \h </w:instrText>
            </w:r>
            <w:r w:rsidR="00A40769">
              <w:rPr>
                <w:noProof/>
                <w:webHidden/>
              </w:rPr>
            </w:r>
            <w:r w:rsidR="00A40769">
              <w:rPr>
                <w:noProof/>
                <w:webHidden/>
              </w:rPr>
              <w:fldChar w:fldCharType="separate"/>
            </w:r>
            <w:r w:rsidR="00A40769">
              <w:rPr>
                <w:noProof/>
                <w:webHidden/>
              </w:rPr>
              <w:t>43</w:t>
            </w:r>
            <w:r w:rsidR="00A40769">
              <w:rPr>
                <w:noProof/>
                <w:webHidden/>
              </w:rPr>
              <w:fldChar w:fldCharType="end"/>
            </w:r>
          </w:hyperlink>
        </w:p>
        <w:p w14:paraId="03105DC9" w14:textId="1063F45A" w:rsidR="00A40769" w:rsidRDefault="00C8732E">
          <w:pPr>
            <w:pStyle w:val="ndice3"/>
            <w:tabs>
              <w:tab w:val="left" w:pos="1320"/>
              <w:tab w:val="right" w:leader="dot" w:pos="8494"/>
            </w:tabs>
            <w:rPr>
              <w:noProof/>
              <w:lang w:val="en-US" w:eastAsia="en-US"/>
            </w:rPr>
          </w:pPr>
          <w:hyperlink w:anchor="_Toc509692763" w:history="1">
            <w:r w:rsidR="00A40769" w:rsidRPr="00987AA0">
              <w:rPr>
                <w:rStyle w:val="Hiperligao"/>
                <w:noProof/>
              </w:rPr>
              <w:t>1.5.5</w:t>
            </w:r>
            <w:r w:rsidR="00A40769">
              <w:rPr>
                <w:noProof/>
                <w:lang w:val="en-US" w:eastAsia="en-US"/>
              </w:rPr>
              <w:tab/>
            </w:r>
            <w:r w:rsidR="00A40769" w:rsidRPr="00987AA0">
              <w:rPr>
                <w:rStyle w:val="Hiperligao"/>
                <w:noProof/>
              </w:rPr>
              <w:t>Stored Procedures de suporte à migração de dados</w:t>
            </w:r>
            <w:r w:rsidR="00A40769">
              <w:rPr>
                <w:noProof/>
                <w:webHidden/>
              </w:rPr>
              <w:tab/>
            </w:r>
            <w:r w:rsidR="00A40769">
              <w:rPr>
                <w:noProof/>
                <w:webHidden/>
              </w:rPr>
              <w:fldChar w:fldCharType="begin"/>
            </w:r>
            <w:r w:rsidR="00A40769">
              <w:rPr>
                <w:noProof/>
                <w:webHidden/>
              </w:rPr>
              <w:instrText xml:space="preserve"> PAGEREF _Toc509692763 \h </w:instrText>
            </w:r>
            <w:r w:rsidR="00A40769">
              <w:rPr>
                <w:noProof/>
                <w:webHidden/>
              </w:rPr>
            </w:r>
            <w:r w:rsidR="00A40769">
              <w:rPr>
                <w:noProof/>
                <w:webHidden/>
              </w:rPr>
              <w:fldChar w:fldCharType="separate"/>
            </w:r>
            <w:r w:rsidR="00A40769">
              <w:rPr>
                <w:noProof/>
                <w:webHidden/>
              </w:rPr>
              <w:t>44</w:t>
            </w:r>
            <w:r w:rsidR="00A40769">
              <w:rPr>
                <w:noProof/>
                <w:webHidden/>
              </w:rPr>
              <w:fldChar w:fldCharType="end"/>
            </w:r>
          </w:hyperlink>
        </w:p>
        <w:p w14:paraId="25EAAB15" w14:textId="6D3032A4" w:rsidR="00A40769" w:rsidRDefault="00C8732E">
          <w:pPr>
            <w:pStyle w:val="ndice4"/>
            <w:tabs>
              <w:tab w:val="left" w:pos="1540"/>
              <w:tab w:val="right" w:leader="dot" w:pos="8494"/>
            </w:tabs>
            <w:rPr>
              <w:noProof/>
              <w:lang w:val="en-US" w:eastAsia="en-US"/>
            </w:rPr>
          </w:pPr>
          <w:hyperlink w:anchor="_Toc509692764" w:history="1">
            <w:r w:rsidR="00A40769" w:rsidRPr="00987AA0">
              <w:rPr>
                <w:rStyle w:val="Hiperligao"/>
                <w:noProof/>
              </w:rPr>
              <w:t>1.5.5.1</w:t>
            </w:r>
            <w:r w:rsidR="00A40769">
              <w:rPr>
                <w:noProof/>
                <w:lang w:val="en-US" w:eastAsia="en-US"/>
              </w:rPr>
              <w:tab/>
            </w:r>
            <w:r w:rsidR="00A40769" w:rsidRPr="00987AA0">
              <w:rPr>
                <w:rStyle w:val="Hiperligao"/>
                <w:noProof/>
              </w:rPr>
              <w:t>Apreciação Crítica de Stored Procedures</w:t>
            </w:r>
            <w:r w:rsidR="00A40769">
              <w:rPr>
                <w:noProof/>
                <w:webHidden/>
              </w:rPr>
              <w:tab/>
            </w:r>
            <w:r w:rsidR="00A40769">
              <w:rPr>
                <w:noProof/>
                <w:webHidden/>
              </w:rPr>
              <w:fldChar w:fldCharType="begin"/>
            </w:r>
            <w:r w:rsidR="00A40769">
              <w:rPr>
                <w:noProof/>
                <w:webHidden/>
              </w:rPr>
              <w:instrText xml:space="preserve"> PAGEREF _Toc509692764 \h </w:instrText>
            </w:r>
            <w:r w:rsidR="00A40769">
              <w:rPr>
                <w:noProof/>
                <w:webHidden/>
              </w:rPr>
            </w:r>
            <w:r w:rsidR="00A40769">
              <w:rPr>
                <w:noProof/>
                <w:webHidden/>
              </w:rPr>
              <w:fldChar w:fldCharType="separate"/>
            </w:r>
            <w:r w:rsidR="00A40769">
              <w:rPr>
                <w:noProof/>
                <w:webHidden/>
              </w:rPr>
              <w:t>45</w:t>
            </w:r>
            <w:r w:rsidR="00A40769">
              <w:rPr>
                <w:noProof/>
                <w:webHidden/>
              </w:rPr>
              <w:fldChar w:fldCharType="end"/>
            </w:r>
          </w:hyperlink>
        </w:p>
        <w:p w14:paraId="36B20DE9" w14:textId="2FE7D21E" w:rsidR="00A40769" w:rsidRDefault="00C8732E">
          <w:pPr>
            <w:pStyle w:val="ndice4"/>
            <w:tabs>
              <w:tab w:val="left" w:pos="1540"/>
              <w:tab w:val="right" w:leader="dot" w:pos="8494"/>
            </w:tabs>
            <w:rPr>
              <w:noProof/>
              <w:lang w:val="en-US" w:eastAsia="en-US"/>
            </w:rPr>
          </w:pPr>
          <w:hyperlink w:anchor="_Toc509692765" w:history="1">
            <w:r w:rsidR="00A40769" w:rsidRPr="00987AA0">
              <w:rPr>
                <w:rStyle w:val="Hiperligao"/>
                <w:noProof/>
              </w:rPr>
              <w:t>1.5.5.2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_Toc509692765 \h </w:instrText>
            </w:r>
            <w:r w:rsidR="00A40769">
              <w:rPr>
                <w:noProof/>
                <w:webHidden/>
              </w:rPr>
            </w:r>
            <w:r w:rsidR="00A40769">
              <w:rPr>
                <w:noProof/>
                <w:webHidden/>
              </w:rPr>
              <w:fldChar w:fldCharType="separate"/>
            </w:r>
            <w:r w:rsidR="00A40769">
              <w:rPr>
                <w:noProof/>
                <w:webHidden/>
              </w:rPr>
              <w:t>46</w:t>
            </w:r>
            <w:r w:rsidR="00A40769">
              <w:rPr>
                <w:noProof/>
                <w:webHidden/>
              </w:rPr>
              <w:fldChar w:fldCharType="end"/>
            </w:r>
          </w:hyperlink>
        </w:p>
        <w:p w14:paraId="67CC86D9" w14:textId="143D363B" w:rsidR="00A40769" w:rsidRDefault="00C8732E">
          <w:pPr>
            <w:pStyle w:val="ndice3"/>
            <w:tabs>
              <w:tab w:val="left" w:pos="1320"/>
              <w:tab w:val="right" w:leader="dot" w:pos="8494"/>
            </w:tabs>
            <w:rPr>
              <w:noProof/>
              <w:lang w:val="en-US" w:eastAsia="en-US"/>
            </w:rPr>
          </w:pPr>
          <w:hyperlink w:anchor="_Toc509692766" w:history="1">
            <w:r w:rsidR="00A40769" w:rsidRPr="00987AA0">
              <w:rPr>
                <w:rStyle w:val="Hiperligao"/>
                <w:noProof/>
              </w:rPr>
              <w:t>1.5.6</w:t>
            </w:r>
            <w:r w:rsidR="00A40769">
              <w:rPr>
                <w:noProof/>
                <w:lang w:val="en-US" w:eastAsia="en-US"/>
              </w:rPr>
              <w:tab/>
            </w:r>
            <w:r w:rsidR="00A40769" w:rsidRPr="00987AA0">
              <w:rPr>
                <w:rStyle w:val="Hiperligao"/>
                <w:noProof/>
              </w:rPr>
              <w:t>Eventos de suporte à migração de dados</w:t>
            </w:r>
            <w:r w:rsidR="00A40769">
              <w:rPr>
                <w:noProof/>
                <w:webHidden/>
              </w:rPr>
              <w:tab/>
            </w:r>
            <w:r w:rsidR="00A40769">
              <w:rPr>
                <w:noProof/>
                <w:webHidden/>
              </w:rPr>
              <w:fldChar w:fldCharType="begin"/>
            </w:r>
            <w:r w:rsidR="00A40769">
              <w:rPr>
                <w:noProof/>
                <w:webHidden/>
              </w:rPr>
              <w:instrText xml:space="preserve"> PAGEREF _Toc509692766 \h </w:instrText>
            </w:r>
            <w:r w:rsidR="00A40769">
              <w:rPr>
                <w:noProof/>
                <w:webHidden/>
              </w:rPr>
            </w:r>
            <w:r w:rsidR="00A40769">
              <w:rPr>
                <w:noProof/>
                <w:webHidden/>
              </w:rPr>
              <w:fldChar w:fldCharType="separate"/>
            </w:r>
            <w:r w:rsidR="00A40769">
              <w:rPr>
                <w:noProof/>
                <w:webHidden/>
              </w:rPr>
              <w:t>47</w:t>
            </w:r>
            <w:r w:rsidR="00A40769">
              <w:rPr>
                <w:noProof/>
                <w:webHidden/>
              </w:rPr>
              <w:fldChar w:fldCharType="end"/>
            </w:r>
          </w:hyperlink>
        </w:p>
        <w:p w14:paraId="2C5E1F8E" w14:textId="6FB55CF8" w:rsidR="00A40769" w:rsidRDefault="00C8732E">
          <w:pPr>
            <w:pStyle w:val="ndice4"/>
            <w:tabs>
              <w:tab w:val="left" w:pos="1540"/>
              <w:tab w:val="right" w:leader="dot" w:pos="8494"/>
            </w:tabs>
            <w:rPr>
              <w:noProof/>
              <w:lang w:val="en-US" w:eastAsia="en-US"/>
            </w:rPr>
          </w:pPr>
          <w:hyperlink w:anchor="_Toc509692767" w:history="1">
            <w:r w:rsidR="00A40769" w:rsidRPr="00987AA0">
              <w:rPr>
                <w:rStyle w:val="Hiperligao"/>
                <w:noProof/>
              </w:rPr>
              <w:t>1.5.6.1</w:t>
            </w:r>
            <w:r w:rsidR="00A40769">
              <w:rPr>
                <w:noProof/>
                <w:lang w:val="en-US" w:eastAsia="en-US"/>
              </w:rPr>
              <w:tab/>
            </w:r>
            <w:r w:rsidR="00A40769" w:rsidRPr="00987AA0">
              <w:rPr>
                <w:rStyle w:val="Hiperligao"/>
                <w:noProof/>
              </w:rPr>
              <w:t>Apreciação Crítica de Eventos</w:t>
            </w:r>
            <w:r w:rsidR="00A40769">
              <w:rPr>
                <w:noProof/>
                <w:webHidden/>
              </w:rPr>
              <w:tab/>
            </w:r>
            <w:r w:rsidR="00A40769">
              <w:rPr>
                <w:noProof/>
                <w:webHidden/>
              </w:rPr>
              <w:fldChar w:fldCharType="begin"/>
            </w:r>
            <w:r w:rsidR="00A40769">
              <w:rPr>
                <w:noProof/>
                <w:webHidden/>
              </w:rPr>
              <w:instrText xml:space="preserve"> PAGEREF _Toc509692767 \h </w:instrText>
            </w:r>
            <w:r w:rsidR="00A40769">
              <w:rPr>
                <w:noProof/>
                <w:webHidden/>
              </w:rPr>
            </w:r>
            <w:r w:rsidR="00A40769">
              <w:rPr>
                <w:noProof/>
                <w:webHidden/>
              </w:rPr>
              <w:fldChar w:fldCharType="separate"/>
            </w:r>
            <w:r w:rsidR="00A40769">
              <w:rPr>
                <w:noProof/>
                <w:webHidden/>
              </w:rPr>
              <w:t>48</w:t>
            </w:r>
            <w:r w:rsidR="00A40769">
              <w:rPr>
                <w:noProof/>
                <w:webHidden/>
              </w:rPr>
              <w:fldChar w:fldCharType="end"/>
            </w:r>
          </w:hyperlink>
        </w:p>
        <w:p w14:paraId="31ED5391" w14:textId="757BFC84" w:rsidR="00A40769" w:rsidRDefault="00C8732E">
          <w:pPr>
            <w:pStyle w:val="ndice4"/>
            <w:tabs>
              <w:tab w:val="left" w:pos="1540"/>
              <w:tab w:val="right" w:leader="dot" w:pos="8494"/>
            </w:tabs>
            <w:rPr>
              <w:noProof/>
              <w:lang w:val="en-US" w:eastAsia="en-US"/>
            </w:rPr>
          </w:pPr>
          <w:hyperlink w:anchor="_Toc509692768" w:history="1">
            <w:r w:rsidR="00A40769" w:rsidRPr="00987AA0">
              <w:rPr>
                <w:rStyle w:val="Hiperligao"/>
                <w:noProof/>
              </w:rPr>
              <w:t>1.5.6.2</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_Toc509692768 \h </w:instrText>
            </w:r>
            <w:r w:rsidR="00A40769">
              <w:rPr>
                <w:noProof/>
                <w:webHidden/>
              </w:rPr>
            </w:r>
            <w:r w:rsidR="00A40769">
              <w:rPr>
                <w:noProof/>
                <w:webHidden/>
              </w:rPr>
              <w:fldChar w:fldCharType="separate"/>
            </w:r>
            <w:r w:rsidR="00A40769">
              <w:rPr>
                <w:noProof/>
                <w:webHidden/>
              </w:rPr>
              <w:t>49</w:t>
            </w:r>
            <w:r w:rsidR="00A40769">
              <w:rPr>
                <w:noProof/>
                <w:webHidden/>
              </w:rPr>
              <w:fldChar w:fldCharType="end"/>
            </w:r>
          </w:hyperlink>
        </w:p>
        <w:p w14:paraId="78ABB85D" w14:textId="2501447B" w:rsidR="00A40769" w:rsidRDefault="00C8732E">
          <w:pPr>
            <w:pStyle w:val="ndice2"/>
            <w:tabs>
              <w:tab w:val="left" w:pos="880"/>
              <w:tab w:val="right" w:leader="dot" w:pos="8494"/>
            </w:tabs>
            <w:rPr>
              <w:noProof/>
              <w:lang w:val="en-US" w:eastAsia="en-US"/>
            </w:rPr>
          </w:pPr>
          <w:hyperlink w:anchor="_Toc509692769" w:history="1">
            <w:r w:rsidR="00A40769" w:rsidRPr="00987AA0">
              <w:rPr>
                <w:rStyle w:val="Hiperligao"/>
                <w:noProof/>
              </w:rPr>
              <w:t>1.6</w:t>
            </w:r>
            <w:r w:rsidR="00A40769">
              <w:rPr>
                <w:noProof/>
                <w:lang w:val="en-US" w:eastAsia="en-US"/>
              </w:rPr>
              <w:tab/>
            </w:r>
            <w:r w:rsidR="00A40769" w:rsidRPr="00987AA0">
              <w:rPr>
                <w:rStyle w:val="Hiperligao"/>
                <w:noProof/>
              </w:rPr>
              <w:t>Avaliação Global de especificações da Etapa A</w:t>
            </w:r>
            <w:r w:rsidR="00A40769">
              <w:rPr>
                <w:noProof/>
                <w:webHidden/>
              </w:rPr>
              <w:tab/>
            </w:r>
            <w:r w:rsidR="00A40769">
              <w:rPr>
                <w:noProof/>
                <w:webHidden/>
              </w:rPr>
              <w:fldChar w:fldCharType="begin"/>
            </w:r>
            <w:r w:rsidR="00A40769">
              <w:rPr>
                <w:noProof/>
                <w:webHidden/>
              </w:rPr>
              <w:instrText xml:space="preserve"> PAGEREF _Toc509692769 \h </w:instrText>
            </w:r>
            <w:r w:rsidR="00A40769">
              <w:rPr>
                <w:noProof/>
                <w:webHidden/>
              </w:rPr>
            </w:r>
            <w:r w:rsidR="00A40769">
              <w:rPr>
                <w:noProof/>
                <w:webHidden/>
              </w:rPr>
              <w:fldChar w:fldCharType="separate"/>
            </w:r>
            <w:r w:rsidR="00A40769">
              <w:rPr>
                <w:noProof/>
                <w:webHidden/>
              </w:rPr>
              <w:t>50</w:t>
            </w:r>
            <w:r w:rsidR="00A40769">
              <w:rPr>
                <w:noProof/>
                <w:webHidden/>
              </w:rPr>
              <w:fldChar w:fldCharType="end"/>
            </w:r>
          </w:hyperlink>
        </w:p>
        <w:p w14:paraId="6ECCCE0E" w14:textId="061103A3" w:rsidR="00A40769" w:rsidRDefault="00C8732E">
          <w:pPr>
            <w:pStyle w:val="ndice1"/>
            <w:tabs>
              <w:tab w:val="left" w:pos="440"/>
              <w:tab w:val="right" w:leader="dot" w:pos="8494"/>
            </w:tabs>
            <w:rPr>
              <w:noProof/>
              <w:lang w:val="en-US" w:eastAsia="en-US"/>
            </w:rPr>
          </w:pPr>
          <w:hyperlink w:anchor="_Toc509692770" w:history="1">
            <w:r w:rsidR="00A40769" w:rsidRPr="00987AA0">
              <w:rPr>
                <w:rStyle w:val="Hiperligao"/>
                <w:noProof/>
              </w:rPr>
              <w:t>2</w:t>
            </w:r>
            <w:r w:rsidR="00A40769">
              <w:rPr>
                <w:noProof/>
                <w:lang w:val="en-US" w:eastAsia="en-US"/>
              </w:rPr>
              <w:tab/>
            </w:r>
            <w:r w:rsidR="00A40769" w:rsidRPr="00987AA0">
              <w:rPr>
                <w:rStyle w:val="Hiperligao"/>
                <w:noProof/>
              </w:rPr>
              <w:t>Etapa C (Especificação e Implementação do Próprio Grupo)</w:t>
            </w:r>
            <w:r w:rsidR="00A40769">
              <w:rPr>
                <w:noProof/>
                <w:webHidden/>
              </w:rPr>
              <w:tab/>
            </w:r>
            <w:r w:rsidR="00A40769">
              <w:rPr>
                <w:noProof/>
                <w:webHidden/>
              </w:rPr>
              <w:fldChar w:fldCharType="begin"/>
            </w:r>
            <w:r w:rsidR="00A40769">
              <w:rPr>
                <w:noProof/>
                <w:webHidden/>
              </w:rPr>
              <w:instrText xml:space="preserve"> PAGEREF _Toc509692770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4209DC1B" w14:textId="3CFAB867" w:rsidR="00A40769" w:rsidRDefault="00C8732E">
          <w:pPr>
            <w:pStyle w:val="ndice2"/>
            <w:tabs>
              <w:tab w:val="left" w:pos="880"/>
              <w:tab w:val="right" w:leader="dot" w:pos="8494"/>
            </w:tabs>
            <w:rPr>
              <w:noProof/>
              <w:lang w:val="en-US" w:eastAsia="en-US"/>
            </w:rPr>
          </w:pPr>
          <w:hyperlink w:anchor="_Toc509692771" w:history="1">
            <w:r w:rsidR="00A40769" w:rsidRPr="00987AA0">
              <w:rPr>
                <w:rStyle w:val="Hiperligao"/>
                <w:noProof/>
              </w:rPr>
              <w:t>2.1</w:t>
            </w:r>
            <w:r w:rsidR="00A40769">
              <w:rPr>
                <w:noProof/>
                <w:lang w:val="en-US" w:eastAsia="en-US"/>
              </w:rPr>
              <w:tab/>
            </w:r>
            <w:r w:rsidR="00A40769" w:rsidRPr="00987AA0">
              <w:rPr>
                <w:rStyle w:val="Hiperligao"/>
                <w:noProof/>
              </w:rPr>
              <w:t>Especificação do Esquema relacional da base de Dados Sybase</w:t>
            </w:r>
            <w:r w:rsidR="00A40769">
              <w:rPr>
                <w:noProof/>
                <w:webHidden/>
              </w:rPr>
              <w:tab/>
            </w:r>
            <w:r w:rsidR="00A40769">
              <w:rPr>
                <w:noProof/>
                <w:webHidden/>
              </w:rPr>
              <w:fldChar w:fldCharType="begin"/>
            </w:r>
            <w:r w:rsidR="00A40769">
              <w:rPr>
                <w:noProof/>
                <w:webHidden/>
              </w:rPr>
              <w:instrText xml:space="preserve"> PAGEREF _Toc509692771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0F4DDCBE" w14:textId="2CCC53DB" w:rsidR="00A40769" w:rsidRDefault="00C8732E">
          <w:pPr>
            <w:pStyle w:val="ndice2"/>
            <w:tabs>
              <w:tab w:val="left" w:pos="880"/>
              <w:tab w:val="right" w:leader="dot" w:pos="8494"/>
            </w:tabs>
            <w:rPr>
              <w:noProof/>
              <w:lang w:val="en-US" w:eastAsia="en-US"/>
            </w:rPr>
          </w:pPr>
          <w:hyperlink w:anchor="_Toc509692772" w:history="1">
            <w:r w:rsidR="00A40769" w:rsidRPr="00987AA0">
              <w:rPr>
                <w:rStyle w:val="Hiperligao"/>
                <w:noProof/>
              </w:rPr>
              <w:t>2.2</w:t>
            </w:r>
            <w:r w:rsidR="00A40769">
              <w:rPr>
                <w:noProof/>
                <w:lang w:val="en-US" w:eastAsia="en-US"/>
              </w:rPr>
              <w:tab/>
            </w:r>
            <w:r w:rsidR="00A40769" w:rsidRPr="00987AA0">
              <w:rPr>
                <w:rStyle w:val="Hiperligao"/>
                <w:noProof/>
              </w:rPr>
              <w:t>Especificação de Utilizadores</w:t>
            </w:r>
            <w:r w:rsidR="00A40769">
              <w:rPr>
                <w:noProof/>
                <w:webHidden/>
              </w:rPr>
              <w:tab/>
            </w:r>
            <w:r w:rsidR="00A40769">
              <w:rPr>
                <w:noProof/>
                <w:webHidden/>
              </w:rPr>
              <w:fldChar w:fldCharType="begin"/>
            </w:r>
            <w:r w:rsidR="00A40769">
              <w:rPr>
                <w:noProof/>
                <w:webHidden/>
              </w:rPr>
              <w:instrText xml:space="preserve"> PAGEREF _Toc509692772 \h </w:instrText>
            </w:r>
            <w:r w:rsidR="00A40769">
              <w:rPr>
                <w:noProof/>
                <w:webHidden/>
              </w:rPr>
            </w:r>
            <w:r w:rsidR="00A40769">
              <w:rPr>
                <w:noProof/>
                <w:webHidden/>
              </w:rPr>
              <w:fldChar w:fldCharType="separate"/>
            </w:r>
            <w:r w:rsidR="00A40769">
              <w:rPr>
                <w:noProof/>
                <w:webHidden/>
              </w:rPr>
              <w:t>53</w:t>
            </w:r>
            <w:r w:rsidR="00A40769">
              <w:rPr>
                <w:noProof/>
                <w:webHidden/>
              </w:rPr>
              <w:fldChar w:fldCharType="end"/>
            </w:r>
          </w:hyperlink>
        </w:p>
        <w:p w14:paraId="391A0BD6" w14:textId="2B2BE126" w:rsidR="00A40769" w:rsidRDefault="00C8732E">
          <w:pPr>
            <w:pStyle w:val="ndice2"/>
            <w:tabs>
              <w:tab w:val="left" w:pos="880"/>
              <w:tab w:val="right" w:leader="dot" w:pos="8494"/>
            </w:tabs>
            <w:rPr>
              <w:noProof/>
              <w:lang w:val="en-US" w:eastAsia="en-US"/>
            </w:rPr>
          </w:pPr>
          <w:hyperlink w:anchor="_Toc509692773" w:history="1">
            <w:r w:rsidR="00A40769" w:rsidRPr="00987AA0">
              <w:rPr>
                <w:rStyle w:val="Hiperligao"/>
                <w:noProof/>
              </w:rPr>
              <w:t>2.3</w:t>
            </w:r>
            <w:r w:rsidR="00A40769">
              <w:rPr>
                <w:noProof/>
                <w:lang w:val="en-US" w:eastAsia="en-US"/>
              </w:rPr>
              <w:tab/>
            </w:r>
            <w:r w:rsidR="00A40769" w:rsidRPr="00987AA0">
              <w:rPr>
                <w:rStyle w:val="Hiperligao"/>
                <w:noProof/>
              </w:rPr>
              <w:t>Especificação de Gestão de Logs</w:t>
            </w:r>
            <w:r w:rsidR="00A40769">
              <w:rPr>
                <w:noProof/>
                <w:webHidden/>
              </w:rPr>
              <w:tab/>
            </w:r>
            <w:r w:rsidR="00A40769">
              <w:rPr>
                <w:noProof/>
                <w:webHidden/>
              </w:rPr>
              <w:fldChar w:fldCharType="begin"/>
            </w:r>
            <w:r w:rsidR="00A40769">
              <w:rPr>
                <w:noProof/>
                <w:webHidden/>
              </w:rPr>
              <w:instrText xml:space="preserve"> PAGEREF _Toc509692773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3744EE07" w14:textId="6AFDFC2B" w:rsidR="00A40769" w:rsidRDefault="00C8732E">
          <w:pPr>
            <w:pStyle w:val="ndice3"/>
            <w:tabs>
              <w:tab w:val="left" w:pos="1320"/>
              <w:tab w:val="right" w:leader="dot" w:pos="8494"/>
            </w:tabs>
            <w:rPr>
              <w:noProof/>
              <w:lang w:val="en-US" w:eastAsia="en-US"/>
            </w:rPr>
          </w:pPr>
          <w:hyperlink w:anchor="_Toc509692774" w:history="1">
            <w:r w:rsidR="00A40769" w:rsidRPr="00987AA0">
              <w:rPr>
                <w:rStyle w:val="Hiperligao"/>
                <w:noProof/>
              </w:rPr>
              <w:t>2.3.1</w:t>
            </w:r>
            <w:r w:rsidR="00A40769">
              <w:rPr>
                <w:noProof/>
                <w:lang w:val="en-US" w:eastAsia="en-US"/>
              </w:rPr>
              <w:tab/>
            </w:r>
            <w:r w:rsidR="00A40769" w:rsidRPr="00987AA0">
              <w:rPr>
                <w:rStyle w:val="Hiperligao"/>
                <w:noProof/>
              </w:rPr>
              <w:t>Triggers de suporte à gestão de logs</w:t>
            </w:r>
            <w:r w:rsidR="00A40769">
              <w:rPr>
                <w:noProof/>
                <w:webHidden/>
              </w:rPr>
              <w:tab/>
            </w:r>
            <w:r w:rsidR="00A40769">
              <w:rPr>
                <w:noProof/>
                <w:webHidden/>
              </w:rPr>
              <w:fldChar w:fldCharType="begin"/>
            </w:r>
            <w:r w:rsidR="00A40769">
              <w:rPr>
                <w:noProof/>
                <w:webHidden/>
              </w:rPr>
              <w:instrText xml:space="preserve"> PAGEREF _Toc509692774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6A6C61D9" w14:textId="325140BB" w:rsidR="00A40769" w:rsidRDefault="00C8732E">
          <w:pPr>
            <w:pStyle w:val="ndice3"/>
            <w:tabs>
              <w:tab w:val="left" w:pos="1320"/>
              <w:tab w:val="right" w:leader="dot" w:pos="8494"/>
            </w:tabs>
            <w:rPr>
              <w:noProof/>
              <w:lang w:val="en-US" w:eastAsia="en-US"/>
            </w:rPr>
          </w:pPr>
          <w:hyperlink w:anchor="_Toc509692775" w:history="1">
            <w:r w:rsidR="00A40769" w:rsidRPr="00987AA0">
              <w:rPr>
                <w:rStyle w:val="Hiperligao"/>
                <w:noProof/>
              </w:rPr>
              <w:t>2.3.2</w:t>
            </w:r>
            <w:r w:rsidR="00A40769">
              <w:rPr>
                <w:noProof/>
                <w:lang w:val="en-US" w:eastAsia="en-US"/>
              </w:rPr>
              <w:tab/>
            </w:r>
            <w:r w:rsidR="00A40769" w:rsidRPr="00987AA0">
              <w:rPr>
                <w:rStyle w:val="Hiperligao"/>
                <w:noProof/>
              </w:rPr>
              <w:t>Stored Procedures de suporte à gestão de logs</w:t>
            </w:r>
            <w:r w:rsidR="00A40769">
              <w:rPr>
                <w:noProof/>
                <w:webHidden/>
              </w:rPr>
              <w:tab/>
            </w:r>
            <w:r w:rsidR="00A40769">
              <w:rPr>
                <w:noProof/>
                <w:webHidden/>
              </w:rPr>
              <w:fldChar w:fldCharType="begin"/>
            </w:r>
            <w:r w:rsidR="00A40769">
              <w:rPr>
                <w:noProof/>
                <w:webHidden/>
              </w:rPr>
              <w:instrText xml:space="preserve"> PAGEREF _Toc509692775 \h </w:instrText>
            </w:r>
            <w:r w:rsidR="00A40769">
              <w:rPr>
                <w:noProof/>
                <w:webHidden/>
              </w:rPr>
            </w:r>
            <w:r w:rsidR="00A40769">
              <w:rPr>
                <w:noProof/>
                <w:webHidden/>
              </w:rPr>
              <w:fldChar w:fldCharType="separate"/>
            </w:r>
            <w:r w:rsidR="00A40769">
              <w:rPr>
                <w:noProof/>
                <w:webHidden/>
              </w:rPr>
              <w:t>55</w:t>
            </w:r>
            <w:r w:rsidR="00A40769">
              <w:rPr>
                <w:noProof/>
                <w:webHidden/>
              </w:rPr>
              <w:fldChar w:fldCharType="end"/>
            </w:r>
          </w:hyperlink>
        </w:p>
        <w:p w14:paraId="5AF2C3D5" w14:textId="15E93EC1" w:rsidR="00A40769" w:rsidRDefault="00C8732E">
          <w:pPr>
            <w:pStyle w:val="ndice2"/>
            <w:tabs>
              <w:tab w:val="left" w:pos="880"/>
              <w:tab w:val="right" w:leader="dot" w:pos="8494"/>
            </w:tabs>
            <w:rPr>
              <w:noProof/>
              <w:lang w:val="en-US" w:eastAsia="en-US"/>
            </w:rPr>
          </w:pPr>
          <w:hyperlink w:anchor="_Toc509692776" w:history="1">
            <w:r w:rsidR="00A40769" w:rsidRPr="00987AA0">
              <w:rPr>
                <w:rStyle w:val="Hiperligao"/>
                <w:noProof/>
              </w:rPr>
              <w:t>2.4</w:t>
            </w:r>
            <w:r w:rsidR="00A40769">
              <w:rPr>
                <w:noProof/>
                <w:lang w:val="en-US" w:eastAsia="en-US"/>
              </w:rPr>
              <w:tab/>
            </w:r>
            <w:r w:rsidR="00A40769" w:rsidRPr="00987AA0">
              <w:rPr>
                <w:rStyle w:val="Hiperligao"/>
                <w:noProof/>
              </w:rPr>
              <w:t>Avaliação da especificação do próprio grupo Gestão de Logs</w:t>
            </w:r>
            <w:r w:rsidR="00A40769">
              <w:rPr>
                <w:noProof/>
                <w:webHidden/>
              </w:rPr>
              <w:tab/>
            </w:r>
            <w:r w:rsidR="00A40769">
              <w:rPr>
                <w:noProof/>
                <w:webHidden/>
              </w:rPr>
              <w:fldChar w:fldCharType="begin"/>
            </w:r>
            <w:r w:rsidR="00A40769">
              <w:rPr>
                <w:noProof/>
                <w:webHidden/>
              </w:rPr>
              <w:instrText xml:space="preserve"> PAGEREF _Toc509692776 \h </w:instrText>
            </w:r>
            <w:r w:rsidR="00A40769">
              <w:rPr>
                <w:noProof/>
                <w:webHidden/>
              </w:rPr>
            </w:r>
            <w:r w:rsidR="00A40769">
              <w:rPr>
                <w:noProof/>
                <w:webHidden/>
              </w:rPr>
              <w:fldChar w:fldCharType="separate"/>
            </w:r>
            <w:r w:rsidR="00A40769">
              <w:rPr>
                <w:noProof/>
                <w:webHidden/>
              </w:rPr>
              <w:t>56</w:t>
            </w:r>
            <w:r w:rsidR="00A40769">
              <w:rPr>
                <w:noProof/>
                <w:webHidden/>
              </w:rPr>
              <w:fldChar w:fldCharType="end"/>
            </w:r>
          </w:hyperlink>
        </w:p>
        <w:p w14:paraId="2E4FA1D7" w14:textId="0C7B8822" w:rsidR="00A40769" w:rsidRDefault="00C8732E">
          <w:pPr>
            <w:pStyle w:val="ndice2"/>
            <w:tabs>
              <w:tab w:val="left" w:pos="880"/>
              <w:tab w:val="right" w:leader="dot" w:pos="8494"/>
            </w:tabs>
            <w:rPr>
              <w:noProof/>
              <w:lang w:val="en-US" w:eastAsia="en-US"/>
            </w:rPr>
          </w:pPr>
          <w:hyperlink w:anchor="_Toc509692777" w:history="1">
            <w:r w:rsidR="00A40769" w:rsidRPr="00987AA0">
              <w:rPr>
                <w:rStyle w:val="Hiperligao"/>
                <w:noProof/>
              </w:rPr>
              <w:t>2.5</w:t>
            </w:r>
            <w:r w:rsidR="00A40769">
              <w:rPr>
                <w:noProof/>
                <w:lang w:val="en-US" w:eastAsia="en-US"/>
              </w:rPr>
              <w:tab/>
            </w:r>
            <w:r w:rsidR="00A40769" w:rsidRPr="00987AA0">
              <w:rPr>
                <w:rStyle w:val="Hiperligao"/>
                <w:noProof/>
              </w:rPr>
              <w:t>Implementação Gestão de Logs</w:t>
            </w:r>
            <w:r w:rsidR="00A40769">
              <w:rPr>
                <w:noProof/>
                <w:webHidden/>
              </w:rPr>
              <w:tab/>
            </w:r>
            <w:r w:rsidR="00A40769">
              <w:rPr>
                <w:noProof/>
                <w:webHidden/>
              </w:rPr>
              <w:fldChar w:fldCharType="begin"/>
            </w:r>
            <w:r w:rsidR="00A40769">
              <w:rPr>
                <w:noProof/>
                <w:webHidden/>
              </w:rPr>
              <w:instrText xml:space="preserve"> PAGEREF _Toc509692777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40007851" w14:textId="371D37C2" w:rsidR="00A40769" w:rsidRDefault="00C8732E">
          <w:pPr>
            <w:pStyle w:val="ndice3"/>
            <w:tabs>
              <w:tab w:val="left" w:pos="1320"/>
              <w:tab w:val="right" w:leader="dot" w:pos="8494"/>
            </w:tabs>
            <w:rPr>
              <w:noProof/>
              <w:lang w:val="en-US" w:eastAsia="en-US"/>
            </w:rPr>
          </w:pPr>
          <w:hyperlink w:anchor="_Toc509692778" w:history="1">
            <w:r w:rsidR="00A40769" w:rsidRPr="00987AA0">
              <w:rPr>
                <w:rStyle w:val="Hiperligao"/>
                <w:noProof/>
              </w:rPr>
              <w:t>2.5.1</w:t>
            </w:r>
            <w:r w:rsidR="00A40769">
              <w:rPr>
                <w:noProof/>
                <w:lang w:val="en-US" w:eastAsia="en-US"/>
              </w:rPr>
              <w:tab/>
            </w:r>
            <w:r w:rsidR="00A40769" w:rsidRPr="00987AA0">
              <w:rPr>
                <w:rStyle w:val="Hiperligao"/>
                <w:noProof/>
              </w:rPr>
              <w:t>Utilizadores implementados</w:t>
            </w:r>
            <w:r w:rsidR="00A40769">
              <w:rPr>
                <w:noProof/>
                <w:webHidden/>
              </w:rPr>
              <w:tab/>
            </w:r>
            <w:r w:rsidR="00A40769">
              <w:rPr>
                <w:noProof/>
                <w:webHidden/>
              </w:rPr>
              <w:fldChar w:fldCharType="begin"/>
            </w:r>
            <w:r w:rsidR="00A40769">
              <w:rPr>
                <w:noProof/>
                <w:webHidden/>
              </w:rPr>
              <w:instrText xml:space="preserve"> PAGEREF _Toc509692778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6D1492A4" w14:textId="7ADD8D6E" w:rsidR="00A40769" w:rsidRDefault="00C8732E">
          <w:pPr>
            <w:pStyle w:val="ndice3"/>
            <w:tabs>
              <w:tab w:val="left" w:pos="1320"/>
              <w:tab w:val="right" w:leader="dot" w:pos="8494"/>
            </w:tabs>
            <w:rPr>
              <w:noProof/>
              <w:lang w:val="en-US" w:eastAsia="en-US"/>
            </w:rPr>
          </w:pPr>
          <w:hyperlink w:anchor="_Toc509692779" w:history="1">
            <w:r w:rsidR="00A40769" w:rsidRPr="00987AA0">
              <w:rPr>
                <w:rStyle w:val="Hiperligao"/>
                <w:noProof/>
              </w:rPr>
              <w:t>2.5.2</w:t>
            </w:r>
            <w:r w:rsidR="00A40769">
              <w:rPr>
                <w:noProof/>
                <w:lang w:val="en-US" w:eastAsia="en-US"/>
              </w:rPr>
              <w:tab/>
            </w:r>
            <w:r w:rsidR="00A40769" w:rsidRPr="00987AA0">
              <w:rPr>
                <w:rStyle w:val="Hiperligao"/>
                <w:noProof/>
              </w:rPr>
              <w:t>Lista de Triggers</w:t>
            </w:r>
            <w:r w:rsidR="00A40769">
              <w:rPr>
                <w:noProof/>
                <w:webHidden/>
              </w:rPr>
              <w:tab/>
            </w:r>
            <w:r w:rsidR="00A40769">
              <w:rPr>
                <w:noProof/>
                <w:webHidden/>
              </w:rPr>
              <w:fldChar w:fldCharType="begin"/>
            </w:r>
            <w:r w:rsidR="00A40769">
              <w:rPr>
                <w:noProof/>
                <w:webHidden/>
              </w:rPr>
              <w:instrText xml:space="preserve"> PAGEREF _Toc509692779 \h </w:instrText>
            </w:r>
            <w:r w:rsidR="00A40769">
              <w:rPr>
                <w:noProof/>
                <w:webHidden/>
              </w:rPr>
            </w:r>
            <w:r w:rsidR="00A40769">
              <w:rPr>
                <w:noProof/>
                <w:webHidden/>
              </w:rPr>
              <w:fldChar w:fldCharType="separate"/>
            </w:r>
            <w:r w:rsidR="00A40769">
              <w:rPr>
                <w:noProof/>
                <w:webHidden/>
              </w:rPr>
              <w:t>58</w:t>
            </w:r>
            <w:r w:rsidR="00A40769">
              <w:rPr>
                <w:noProof/>
                <w:webHidden/>
              </w:rPr>
              <w:fldChar w:fldCharType="end"/>
            </w:r>
          </w:hyperlink>
        </w:p>
        <w:p w14:paraId="494A87E7" w14:textId="59D815B4" w:rsidR="00A40769" w:rsidRDefault="00C8732E">
          <w:pPr>
            <w:pStyle w:val="ndice3"/>
            <w:tabs>
              <w:tab w:val="left" w:pos="1320"/>
              <w:tab w:val="right" w:leader="dot" w:pos="8494"/>
            </w:tabs>
            <w:rPr>
              <w:noProof/>
              <w:lang w:val="en-US" w:eastAsia="en-US"/>
            </w:rPr>
          </w:pPr>
          <w:hyperlink w:anchor="_Toc509692780" w:history="1">
            <w:r w:rsidR="00A40769" w:rsidRPr="00987AA0">
              <w:rPr>
                <w:rStyle w:val="Hiperligao"/>
                <w:noProof/>
              </w:rPr>
              <w:t>2.5.3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_Toc509692780 \h </w:instrText>
            </w:r>
            <w:r w:rsidR="00A40769">
              <w:rPr>
                <w:noProof/>
                <w:webHidden/>
              </w:rPr>
            </w:r>
            <w:r w:rsidR="00A40769">
              <w:rPr>
                <w:noProof/>
                <w:webHidden/>
              </w:rPr>
              <w:fldChar w:fldCharType="separate"/>
            </w:r>
            <w:r w:rsidR="00A40769">
              <w:rPr>
                <w:noProof/>
                <w:webHidden/>
              </w:rPr>
              <w:t>59</w:t>
            </w:r>
            <w:r w:rsidR="00A40769">
              <w:rPr>
                <w:noProof/>
                <w:webHidden/>
              </w:rPr>
              <w:fldChar w:fldCharType="end"/>
            </w:r>
          </w:hyperlink>
        </w:p>
        <w:p w14:paraId="4B4C792A" w14:textId="1D727AF4" w:rsidR="00A40769" w:rsidRDefault="00C8732E">
          <w:pPr>
            <w:pStyle w:val="ndice3"/>
            <w:tabs>
              <w:tab w:val="left" w:pos="1320"/>
              <w:tab w:val="right" w:leader="dot" w:pos="8494"/>
            </w:tabs>
            <w:rPr>
              <w:noProof/>
              <w:lang w:val="en-US" w:eastAsia="en-US"/>
            </w:rPr>
          </w:pPr>
          <w:hyperlink w:anchor="_Toc509692781" w:history="1">
            <w:r w:rsidR="00A40769" w:rsidRPr="00987AA0">
              <w:rPr>
                <w:rStyle w:val="Hiperligao"/>
                <w:noProof/>
              </w:rPr>
              <w:t>2.5.4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_Toc509692781 \h </w:instrText>
            </w:r>
            <w:r w:rsidR="00A40769">
              <w:rPr>
                <w:noProof/>
                <w:webHidden/>
              </w:rPr>
            </w:r>
            <w:r w:rsidR="00A40769">
              <w:rPr>
                <w:noProof/>
                <w:webHidden/>
              </w:rPr>
              <w:fldChar w:fldCharType="separate"/>
            </w:r>
            <w:r w:rsidR="00A40769">
              <w:rPr>
                <w:noProof/>
                <w:webHidden/>
              </w:rPr>
              <w:t>60</w:t>
            </w:r>
            <w:r w:rsidR="00A40769">
              <w:rPr>
                <w:noProof/>
                <w:webHidden/>
              </w:rPr>
              <w:fldChar w:fldCharType="end"/>
            </w:r>
          </w:hyperlink>
        </w:p>
        <w:p w14:paraId="4FD12EB4" w14:textId="34F49DAF" w:rsidR="00A40769" w:rsidRDefault="00C8732E">
          <w:pPr>
            <w:pStyle w:val="ndice3"/>
            <w:tabs>
              <w:tab w:val="left" w:pos="1320"/>
              <w:tab w:val="right" w:leader="dot" w:pos="8494"/>
            </w:tabs>
            <w:rPr>
              <w:noProof/>
              <w:lang w:val="en-US" w:eastAsia="en-US"/>
            </w:rPr>
          </w:pPr>
          <w:hyperlink w:anchor="_Toc509692782" w:history="1">
            <w:r w:rsidR="00A40769" w:rsidRPr="00987AA0">
              <w:rPr>
                <w:rStyle w:val="Hiperligao"/>
                <w:noProof/>
              </w:rPr>
              <w:t>2.5.5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_Toc509692782 \h </w:instrText>
            </w:r>
            <w:r w:rsidR="00A40769">
              <w:rPr>
                <w:noProof/>
                <w:webHidden/>
              </w:rPr>
            </w:r>
            <w:r w:rsidR="00A40769">
              <w:rPr>
                <w:noProof/>
                <w:webHidden/>
              </w:rPr>
              <w:fldChar w:fldCharType="separate"/>
            </w:r>
            <w:r w:rsidR="00A40769">
              <w:rPr>
                <w:noProof/>
                <w:webHidden/>
              </w:rPr>
              <w:t>61</w:t>
            </w:r>
            <w:r w:rsidR="00A40769">
              <w:rPr>
                <w:noProof/>
                <w:webHidden/>
              </w:rPr>
              <w:fldChar w:fldCharType="end"/>
            </w:r>
          </w:hyperlink>
        </w:p>
        <w:p w14:paraId="26F97F31" w14:textId="170C6711" w:rsidR="00A40769" w:rsidRDefault="00C8732E">
          <w:pPr>
            <w:pStyle w:val="ndice2"/>
            <w:tabs>
              <w:tab w:val="left" w:pos="880"/>
              <w:tab w:val="right" w:leader="dot" w:pos="8494"/>
            </w:tabs>
            <w:rPr>
              <w:noProof/>
              <w:lang w:val="en-US" w:eastAsia="en-US"/>
            </w:rPr>
          </w:pPr>
          <w:hyperlink w:anchor="_Toc509692783" w:history="1">
            <w:r w:rsidR="00A40769" w:rsidRPr="00987AA0">
              <w:rPr>
                <w:rStyle w:val="Hiperligao"/>
                <w:noProof/>
              </w:rPr>
              <w:t>2.6</w:t>
            </w:r>
            <w:r w:rsidR="00A40769">
              <w:rPr>
                <w:noProof/>
                <w:lang w:val="en-US" w:eastAsia="en-US"/>
              </w:rPr>
              <w:tab/>
            </w:r>
            <w:r w:rsidR="00A40769" w:rsidRPr="00987AA0">
              <w:rPr>
                <w:rStyle w:val="Hiperligao"/>
                <w:noProof/>
              </w:rPr>
              <w:t>Especificação de Migração entre Bases de Dados</w:t>
            </w:r>
            <w:r w:rsidR="00A40769">
              <w:rPr>
                <w:noProof/>
                <w:webHidden/>
              </w:rPr>
              <w:tab/>
            </w:r>
            <w:r w:rsidR="00A40769">
              <w:rPr>
                <w:noProof/>
                <w:webHidden/>
              </w:rPr>
              <w:fldChar w:fldCharType="begin"/>
            </w:r>
            <w:r w:rsidR="00A40769">
              <w:rPr>
                <w:noProof/>
                <w:webHidden/>
              </w:rPr>
              <w:instrText xml:space="preserve"> PAGEREF _Toc509692783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4C913F6F" w14:textId="2F2053FC" w:rsidR="00A40769" w:rsidRDefault="00C8732E">
          <w:pPr>
            <w:pStyle w:val="ndice3"/>
            <w:tabs>
              <w:tab w:val="left" w:pos="1320"/>
              <w:tab w:val="right" w:leader="dot" w:pos="8494"/>
            </w:tabs>
            <w:rPr>
              <w:noProof/>
              <w:lang w:val="en-US" w:eastAsia="en-US"/>
            </w:rPr>
          </w:pPr>
          <w:hyperlink w:anchor="_Toc509692784" w:history="1">
            <w:r w:rsidR="00A40769" w:rsidRPr="00987AA0">
              <w:rPr>
                <w:rStyle w:val="Hiperligao"/>
                <w:noProof/>
              </w:rPr>
              <w:t>2.6.1</w:t>
            </w:r>
            <w:r w:rsidR="00A40769">
              <w:rPr>
                <w:noProof/>
                <w:lang w:val="en-US" w:eastAsia="en-US"/>
              </w:rPr>
              <w:tab/>
            </w:r>
            <w:r w:rsidR="00A40769" w:rsidRPr="00987AA0">
              <w:rPr>
                <w:rStyle w:val="Hiperligao"/>
                <w:noProof/>
              </w:rPr>
              <w:t>Esquema relacional da base de Dados Mysql especificada (destino)</w:t>
            </w:r>
            <w:r w:rsidR="00A40769">
              <w:rPr>
                <w:noProof/>
                <w:webHidden/>
              </w:rPr>
              <w:tab/>
            </w:r>
            <w:r w:rsidR="00A40769">
              <w:rPr>
                <w:noProof/>
                <w:webHidden/>
              </w:rPr>
              <w:fldChar w:fldCharType="begin"/>
            </w:r>
            <w:r w:rsidR="00A40769">
              <w:rPr>
                <w:noProof/>
                <w:webHidden/>
              </w:rPr>
              <w:instrText xml:space="preserve"> PAGEREF _Toc509692784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7B3B6DD9" w14:textId="06D653A3" w:rsidR="00A40769" w:rsidRDefault="00C8732E">
          <w:pPr>
            <w:pStyle w:val="ndice3"/>
            <w:tabs>
              <w:tab w:val="left" w:pos="1320"/>
              <w:tab w:val="right" w:leader="dot" w:pos="8494"/>
            </w:tabs>
            <w:rPr>
              <w:noProof/>
              <w:lang w:val="en-US" w:eastAsia="en-US"/>
            </w:rPr>
          </w:pPr>
          <w:hyperlink w:anchor="_Toc509692785" w:history="1">
            <w:r w:rsidR="00A40769" w:rsidRPr="00987AA0">
              <w:rPr>
                <w:rStyle w:val="Hiperligao"/>
                <w:noProof/>
              </w:rPr>
              <w:t>2.6.2</w:t>
            </w:r>
            <w:r w:rsidR="00A40769">
              <w:rPr>
                <w:noProof/>
                <w:lang w:val="en-US" w:eastAsia="en-US"/>
              </w:rPr>
              <w:tab/>
            </w:r>
            <w:r w:rsidR="00A40769" w:rsidRPr="00987AA0">
              <w:rPr>
                <w:rStyle w:val="Hiperligao"/>
                <w:noProof/>
              </w:rPr>
              <w:t>Forma de Migração Especificada</w:t>
            </w:r>
            <w:r w:rsidR="00A40769">
              <w:rPr>
                <w:noProof/>
                <w:webHidden/>
              </w:rPr>
              <w:tab/>
            </w:r>
            <w:r w:rsidR="00A40769">
              <w:rPr>
                <w:noProof/>
                <w:webHidden/>
              </w:rPr>
              <w:fldChar w:fldCharType="begin"/>
            </w:r>
            <w:r w:rsidR="00A40769">
              <w:rPr>
                <w:noProof/>
                <w:webHidden/>
              </w:rPr>
              <w:instrText xml:space="preserve"> PAGEREF _Toc509692785 \h </w:instrText>
            </w:r>
            <w:r w:rsidR="00A40769">
              <w:rPr>
                <w:noProof/>
                <w:webHidden/>
              </w:rPr>
            </w:r>
            <w:r w:rsidR="00A40769">
              <w:rPr>
                <w:noProof/>
                <w:webHidden/>
              </w:rPr>
              <w:fldChar w:fldCharType="separate"/>
            </w:r>
            <w:r w:rsidR="00A40769">
              <w:rPr>
                <w:noProof/>
                <w:webHidden/>
              </w:rPr>
              <w:t>63</w:t>
            </w:r>
            <w:r w:rsidR="00A40769">
              <w:rPr>
                <w:noProof/>
                <w:webHidden/>
              </w:rPr>
              <w:fldChar w:fldCharType="end"/>
            </w:r>
          </w:hyperlink>
        </w:p>
        <w:p w14:paraId="31F20695" w14:textId="4E486583" w:rsidR="00A40769" w:rsidRDefault="00C8732E">
          <w:pPr>
            <w:pStyle w:val="ndice3"/>
            <w:tabs>
              <w:tab w:val="left" w:pos="1320"/>
              <w:tab w:val="right" w:leader="dot" w:pos="8494"/>
            </w:tabs>
            <w:rPr>
              <w:noProof/>
              <w:lang w:val="en-US" w:eastAsia="en-US"/>
            </w:rPr>
          </w:pPr>
          <w:hyperlink w:anchor="_Toc509692786" w:history="1">
            <w:r w:rsidR="00A40769" w:rsidRPr="00987AA0">
              <w:rPr>
                <w:rStyle w:val="Hiperligao"/>
                <w:noProof/>
              </w:rPr>
              <w:t>2.6.3</w:t>
            </w:r>
            <w:r w:rsidR="00A40769">
              <w:rPr>
                <w:noProof/>
                <w:lang w:val="en-US" w:eastAsia="en-US"/>
              </w:rPr>
              <w:tab/>
            </w:r>
            <w:r w:rsidR="00A40769" w:rsidRPr="00987AA0">
              <w:rPr>
                <w:rStyle w:val="Hiperligao"/>
                <w:noProof/>
              </w:rPr>
              <w:t>Utilizadores Especificados</w:t>
            </w:r>
            <w:r w:rsidR="00A40769">
              <w:rPr>
                <w:noProof/>
                <w:webHidden/>
              </w:rPr>
              <w:tab/>
            </w:r>
            <w:r w:rsidR="00A40769">
              <w:rPr>
                <w:noProof/>
                <w:webHidden/>
              </w:rPr>
              <w:fldChar w:fldCharType="begin"/>
            </w:r>
            <w:r w:rsidR="00A40769">
              <w:rPr>
                <w:noProof/>
                <w:webHidden/>
              </w:rPr>
              <w:instrText xml:space="preserve"> PAGEREF _Toc509692786 \h </w:instrText>
            </w:r>
            <w:r w:rsidR="00A40769">
              <w:rPr>
                <w:noProof/>
                <w:webHidden/>
              </w:rPr>
            </w:r>
            <w:r w:rsidR="00A40769">
              <w:rPr>
                <w:noProof/>
                <w:webHidden/>
              </w:rPr>
              <w:fldChar w:fldCharType="separate"/>
            </w:r>
            <w:r w:rsidR="00A40769">
              <w:rPr>
                <w:noProof/>
                <w:webHidden/>
              </w:rPr>
              <w:t>64</w:t>
            </w:r>
            <w:r w:rsidR="00A40769">
              <w:rPr>
                <w:noProof/>
                <w:webHidden/>
              </w:rPr>
              <w:fldChar w:fldCharType="end"/>
            </w:r>
          </w:hyperlink>
        </w:p>
        <w:p w14:paraId="2CF35992" w14:textId="06DFC590" w:rsidR="00A40769" w:rsidRDefault="00C8732E">
          <w:pPr>
            <w:pStyle w:val="ndice3"/>
            <w:tabs>
              <w:tab w:val="left" w:pos="1320"/>
              <w:tab w:val="right" w:leader="dot" w:pos="8494"/>
            </w:tabs>
            <w:rPr>
              <w:noProof/>
              <w:lang w:val="en-US" w:eastAsia="en-US"/>
            </w:rPr>
          </w:pPr>
          <w:hyperlink w:anchor="_Toc509692787" w:history="1">
            <w:r w:rsidR="00A40769" w:rsidRPr="00987AA0">
              <w:rPr>
                <w:rStyle w:val="Hiperligao"/>
                <w:noProof/>
              </w:rPr>
              <w:t>2.6.4</w:t>
            </w:r>
            <w:r w:rsidR="00A40769">
              <w:rPr>
                <w:noProof/>
                <w:lang w:val="en-US" w:eastAsia="en-US"/>
              </w:rPr>
              <w:tab/>
            </w:r>
            <w:r w:rsidR="00A40769" w:rsidRPr="00987AA0">
              <w:rPr>
                <w:rStyle w:val="Hiperligao"/>
                <w:noProof/>
              </w:rPr>
              <w:t>Triggers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_Toc509692787 \h </w:instrText>
            </w:r>
            <w:r w:rsidR="00A40769">
              <w:rPr>
                <w:noProof/>
                <w:webHidden/>
              </w:rPr>
            </w:r>
            <w:r w:rsidR="00A40769">
              <w:rPr>
                <w:noProof/>
                <w:webHidden/>
              </w:rPr>
              <w:fldChar w:fldCharType="separate"/>
            </w:r>
            <w:r w:rsidR="00A40769">
              <w:rPr>
                <w:noProof/>
                <w:webHidden/>
              </w:rPr>
              <w:t>65</w:t>
            </w:r>
            <w:r w:rsidR="00A40769">
              <w:rPr>
                <w:noProof/>
                <w:webHidden/>
              </w:rPr>
              <w:fldChar w:fldCharType="end"/>
            </w:r>
          </w:hyperlink>
        </w:p>
        <w:p w14:paraId="0EC00EE8" w14:textId="38F1C2B7" w:rsidR="00A40769" w:rsidRDefault="00C8732E">
          <w:pPr>
            <w:pStyle w:val="ndice3"/>
            <w:tabs>
              <w:tab w:val="left" w:pos="1320"/>
              <w:tab w:val="right" w:leader="dot" w:pos="8494"/>
            </w:tabs>
            <w:rPr>
              <w:noProof/>
              <w:lang w:val="en-US" w:eastAsia="en-US"/>
            </w:rPr>
          </w:pPr>
          <w:hyperlink w:anchor="_Toc509692788" w:history="1">
            <w:r w:rsidR="00A40769" w:rsidRPr="00987AA0">
              <w:rPr>
                <w:rStyle w:val="Hiperligao"/>
                <w:noProof/>
              </w:rPr>
              <w:t>2.6.5</w:t>
            </w:r>
            <w:r w:rsidR="00A40769">
              <w:rPr>
                <w:noProof/>
                <w:lang w:val="en-US" w:eastAsia="en-US"/>
              </w:rPr>
              <w:tab/>
            </w:r>
            <w:r w:rsidR="00A40769" w:rsidRPr="00987AA0">
              <w:rPr>
                <w:rStyle w:val="Hiperligao"/>
                <w:noProof/>
              </w:rPr>
              <w:t>Stored Procedures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_Toc509692788 \h </w:instrText>
            </w:r>
            <w:r w:rsidR="00A40769">
              <w:rPr>
                <w:noProof/>
                <w:webHidden/>
              </w:rPr>
            </w:r>
            <w:r w:rsidR="00A40769">
              <w:rPr>
                <w:noProof/>
                <w:webHidden/>
              </w:rPr>
              <w:fldChar w:fldCharType="separate"/>
            </w:r>
            <w:r w:rsidR="00A40769">
              <w:rPr>
                <w:noProof/>
                <w:webHidden/>
              </w:rPr>
              <w:t>66</w:t>
            </w:r>
            <w:r w:rsidR="00A40769">
              <w:rPr>
                <w:noProof/>
                <w:webHidden/>
              </w:rPr>
              <w:fldChar w:fldCharType="end"/>
            </w:r>
          </w:hyperlink>
        </w:p>
        <w:p w14:paraId="79089E17" w14:textId="11229CAC" w:rsidR="00A40769" w:rsidRDefault="00C8732E">
          <w:pPr>
            <w:pStyle w:val="ndice3"/>
            <w:tabs>
              <w:tab w:val="left" w:pos="1320"/>
              <w:tab w:val="right" w:leader="dot" w:pos="8494"/>
            </w:tabs>
            <w:rPr>
              <w:noProof/>
              <w:lang w:val="en-US" w:eastAsia="en-US"/>
            </w:rPr>
          </w:pPr>
          <w:hyperlink w:anchor="_Toc509692789" w:history="1">
            <w:r w:rsidR="00A40769" w:rsidRPr="00987AA0">
              <w:rPr>
                <w:rStyle w:val="Hiperligao"/>
                <w:noProof/>
              </w:rPr>
              <w:t>2.6.6</w:t>
            </w:r>
            <w:r w:rsidR="00A40769">
              <w:rPr>
                <w:noProof/>
                <w:lang w:val="en-US" w:eastAsia="en-US"/>
              </w:rPr>
              <w:tab/>
            </w:r>
            <w:r w:rsidR="00A40769" w:rsidRPr="00987AA0">
              <w:rPr>
                <w:rStyle w:val="Hiperligao"/>
                <w:noProof/>
              </w:rPr>
              <w:t>Eventos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_Toc509692789 \h </w:instrText>
            </w:r>
            <w:r w:rsidR="00A40769">
              <w:rPr>
                <w:noProof/>
                <w:webHidden/>
              </w:rPr>
            </w:r>
            <w:r w:rsidR="00A40769">
              <w:rPr>
                <w:noProof/>
                <w:webHidden/>
              </w:rPr>
              <w:fldChar w:fldCharType="separate"/>
            </w:r>
            <w:r w:rsidR="00A40769">
              <w:rPr>
                <w:noProof/>
                <w:webHidden/>
              </w:rPr>
              <w:t>67</w:t>
            </w:r>
            <w:r w:rsidR="00A40769">
              <w:rPr>
                <w:noProof/>
                <w:webHidden/>
              </w:rPr>
              <w:fldChar w:fldCharType="end"/>
            </w:r>
          </w:hyperlink>
        </w:p>
        <w:p w14:paraId="5AA5C0F4" w14:textId="62A598BC" w:rsidR="00A40769" w:rsidRDefault="00C8732E">
          <w:pPr>
            <w:pStyle w:val="ndice2"/>
            <w:tabs>
              <w:tab w:val="left" w:pos="880"/>
              <w:tab w:val="right" w:leader="dot" w:pos="8494"/>
            </w:tabs>
            <w:rPr>
              <w:noProof/>
              <w:lang w:val="en-US" w:eastAsia="en-US"/>
            </w:rPr>
          </w:pPr>
          <w:hyperlink w:anchor="_Toc509692790" w:history="1">
            <w:r w:rsidR="00A40769" w:rsidRPr="00987AA0">
              <w:rPr>
                <w:rStyle w:val="Hiperligao"/>
                <w:noProof/>
              </w:rPr>
              <w:t>2.7</w:t>
            </w:r>
            <w:r w:rsidR="00A40769">
              <w:rPr>
                <w:noProof/>
                <w:lang w:val="en-US" w:eastAsia="en-US"/>
              </w:rPr>
              <w:tab/>
            </w:r>
            <w:r w:rsidR="00A40769" w:rsidRPr="00987AA0">
              <w:rPr>
                <w:rStyle w:val="Hiperligao"/>
                <w:noProof/>
              </w:rPr>
              <w:t>Avaliação das especificações do próprio grupo Migração</w:t>
            </w:r>
            <w:r w:rsidR="00A40769">
              <w:rPr>
                <w:noProof/>
                <w:webHidden/>
              </w:rPr>
              <w:tab/>
            </w:r>
            <w:r w:rsidR="00A40769">
              <w:rPr>
                <w:noProof/>
                <w:webHidden/>
              </w:rPr>
              <w:fldChar w:fldCharType="begin"/>
            </w:r>
            <w:r w:rsidR="00A40769">
              <w:rPr>
                <w:noProof/>
                <w:webHidden/>
              </w:rPr>
              <w:instrText xml:space="preserve"> PAGEREF _Toc509692790 \h </w:instrText>
            </w:r>
            <w:r w:rsidR="00A40769">
              <w:rPr>
                <w:noProof/>
                <w:webHidden/>
              </w:rPr>
            </w:r>
            <w:r w:rsidR="00A40769">
              <w:rPr>
                <w:noProof/>
                <w:webHidden/>
              </w:rPr>
              <w:fldChar w:fldCharType="separate"/>
            </w:r>
            <w:r w:rsidR="00A40769">
              <w:rPr>
                <w:noProof/>
                <w:webHidden/>
              </w:rPr>
              <w:t>68</w:t>
            </w:r>
            <w:r w:rsidR="00A40769">
              <w:rPr>
                <w:noProof/>
                <w:webHidden/>
              </w:rPr>
              <w:fldChar w:fldCharType="end"/>
            </w:r>
          </w:hyperlink>
        </w:p>
        <w:p w14:paraId="23E8405C" w14:textId="5BB1FADD" w:rsidR="00A40769" w:rsidRDefault="00C8732E">
          <w:pPr>
            <w:pStyle w:val="ndice2"/>
            <w:tabs>
              <w:tab w:val="left" w:pos="880"/>
              <w:tab w:val="right" w:leader="dot" w:pos="8494"/>
            </w:tabs>
            <w:rPr>
              <w:noProof/>
              <w:lang w:val="en-US" w:eastAsia="en-US"/>
            </w:rPr>
          </w:pPr>
          <w:hyperlink w:anchor="_Toc509692791" w:history="1">
            <w:r w:rsidR="00A40769" w:rsidRPr="00987AA0">
              <w:rPr>
                <w:rStyle w:val="Hiperligao"/>
                <w:noProof/>
              </w:rPr>
              <w:t>2.8</w:t>
            </w:r>
            <w:r w:rsidR="00A40769">
              <w:rPr>
                <w:noProof/>
                <w:lang w:val="en-US" w:eastAsia="en-US"/>
              </w:rPr>
              <w:tab/>
            </w:r>
            <w:r w:rsidR="00A40769" w:rsidRPr="00987AA0">
              <w:rPr>
                <w:rStyle w:val="Hiperligao"/>
                <w:noProof/>
              </w:rPr>
              <w:t>Implementação da Migração de Dados</w:t>
            </w:r>
            <w:r w:rsidR="00A40769">
              <w:rPr>
                <w:noProof/>
                <w:webHidden/>
              </w:rPr>
              <w:tab/>
            </w:r>
            <w:r w:rsidR="00A40769">
              <w:rPr>
                <w:noProof/>
                <w:webHidden/>
              </w:rPr>
              <w:fldChar w:fldCharType="begin"/>
            </w:r>
            <w:r w:rsidR="00A40769">
              <w:rPr>
                <w:noProof/>
                <w:webHidden/>
              </w:rPr>
              <w:instrText xml:space="preserve"> PAGEREF _Toc509692791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1FF9DC98" w14:textId="74BFACF6" w:rsidR="00A40769" w:rsidRDefault="00C8732E">
          <w:pPr>
            <w:pStyle w:val="ndice3"/>
            <w:tabs>
              <w:tab w:val="left" w:pos="1320"/>
              <w:tab w:val="right" w:leader="dot" w:pos="8494"/>
            </w:tabs>
            <w:rPr>
              <w:noProof/>
              <w:lang w:val="en-US" w:eastAsia="en-US"/>
            </w:rPr>
          </w:pPr>
          <w:hyperlink w:anchor="_Toc509692792" w:history="1">
            <w:r w:rsidR="00A40769" w:rsidRPr="00987AA0">
              <w:rPr>
                <w:rStyle w:val="Hiperligao"/>
                <w:noProof/>
              </w:rPr>
              <w:t>2.8.1</w:t>
            </w:r>
            <w:r w:rsidR="00A40769">
              <w:rPr>
                <w:noProof/>
                <w:lang w:val="en-US" w:eastAsia="en-US"/>
              </w:rPr>
              <w:tab/>
            </w:r>
            <w:r w:rsidR="00A40769" w:rsidRPr="00987AA0">
              <w:rPr>
                <w:rStyle w:val="Hiperligao"/>
                <w:noProof/>
              </w:rPr>
              <w:t>Utilizadores Implementado</w:t>
            </w:r>
            <w:r w:rsidR="00A40769">
              <w:rPr>
                <w:noProof/>
                <w:webHidden/>
              </w:rPr>
              <w:tab/>
            </w:r>
            <w:r w:rsidR="00A40769">
              <w:rPr>
                <w:noProof/>
                <w:webHidden/>
              </w:rPr>
              <w:fldChar w:fldCharType="begin"/>
            </w:r>
            <w:r w:rsidR="00A40769">
              <w:rPr>
                <w:noProof/>
                <w:webHidden/>
              </w:rPr>
              <w:instrText xml:space="preserve"> PAGEREF _Toc509692792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4F907E85" w14:textId="78F3FD1E" w:rsidR="00A40769" w:rsidRDefault="00C8732E">
          <w:pPr>
            <w:pStyle w:val="ndice3"/>
            <w:tabs>
              <w:tab w:val="left" w:pos="1320"/>
              <w:tab w:val="right" w:leader="dot" w:pos="8494"/>
            </w:tabs>
            <w:rPr>
              <w:noProof/>
              <w:lang w:val="en-US" w:eastAsia="en-US"/>
            </w:rPr>
          </w:pPr>
          <w:hyperlink w:anchor="_Toc509692793" w:history="1">
            <w:r w:rsidR="00A40769" w:rsidRPr="00987AA0">
              <w:rPr>
                <w:rStyle w:val="Hiperligao"/>
                <w:noProof/>
              </w:rPr>
              <w:t>2.8.2</w:t>
            </w:r>
            <w:r w:rsidR="00A40769">
              <w:rPr>
                <w:noProof/>
                <w:lang w:val="en-US" w:eastAsia="en-US"/>
              </w:rPr>
              <w:tab/>
            </w:r>
            <w:r w:rsidR="00A40769" w:rsidRPr="00987AA0">
              <w:rPr>
                <w:rStyle w:val="Hiperligao"/>
                <w:noProof/>
              </w:rPr>
              <w:t>Lista Triggers</w:t>
            </w:r>
            <w:r w:rsidR="00A40769">
              <w:rPr>
                <w:noProof/>
                <w:webHidden/>
              </w:rPr>
              <w:tab/>
            </w:r>
            <w:r w:rsidR="00A40769">
              <w:rPr>
                <w:noProof/>
                <w:webHidden/>
              </w:rPr>
              <w:fldChar w:fldCharType="begin"/>
            </w:r>
            <w:r w:rsidR="00A40769">
              <w:rPr>
                <w:noProof/>
                <w:webHidden/>
              </w:rPr>
              <w:instrText xml:space="preserve"> PAGEREF _Toc509692793 \h </w:instrText>
            </w:r>
            <w:r w:rsidR="00A40769">
              <w:rPr>
                <w:noProof/>
                <w:webHidden/>
              </w:rPr>
            </w:r>
            <w:r w:rsidR="00A40769">
              <w:rPr>
                <w:noProof/>
                <w:webHidden/>
              </w:rPr>
              <w:fldChar w:fldCharType="separate"/>
            </w:r>
            <w:r w:rsidR="00A40769">
              <w:rPr>
                <w:noProof/>
                <w:webHidden/>
              </w:rPr>
              <w:t>70</w:t>
            </w:r>
            <w:r w:rsidR="00A40769">
              <w:rPr>
                <w:noProof/>
                <w:webHidden/>
              </w:rPr>
              <w:fldChar w:fldCharType="end"/>
            </w:r>
          </w:hyperlink>
        </w:p>
        <w:p w14:paraId="7552A335" w14:textId="0B07CE63" w:rsidR="00A40769" w:rsidRDefault="00C8732E">
          <w:pPr>
            <w:pStyle w:val="ndice3"/>
            <w:tabs>
              <w:tab w:val="left" w:pos="1320"/>
              <w:tab w:val="right" w:leader="dot" w:pos="8494"/>
            </w:tabs>
            <w:rPr>
              <w:noProof/>
              <w:lang w:val="en-US" w:eastAsia="en-US"/>
            </w:rPr>
          </w:pPr>
          <w:hyperlink w:anchor="_Toc509692794" w:history="1">
            <w:r w:rsidR="00A40769" w:rsidRPr="00987AA0">
              <w:rPr>
                <w:rStyle w:val="Hiperligao"/>
                <w:noProof/>
              </w:rPr>
              <w:t>2.8.3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_Toc509692794 \h </w:instrText>
            </w:r>
            <w:r w:rsidR="00A40769">
              <w:rPr>
                <w:noProof/>
                <w:webHidden/>
              </w:rPr>
            </w:r>
            <w:r w:rsidR="00A40769">
              <w:rPr>
                <w:noProof/>
                <w:webHidden/>
              </w:rPr>
              <w:fldChar w:fldCharType="separate"/>
            </w:r>
            <w:r w:rsidR="00A40769">
              <w:rPr>
                <w:noProof/>
                <w:webHidden/>
              </w:rPr>
              <w:t>71</w:t>
            </w:r>
            <w:r w:rsidR="00A40769">
              <w:rPr>
                <w:noProof/>
                <w:webHidden/>
              </w:rPr>
              <w:fldChar w:fldCharType="end"/>
            </w:r>
          </w:hyperlink>
        </w:p>
        <w:p w14:paraId="7E4C21DC" w14:textId="7436B62C" w:rsidR="00A40769" w:rsidRDefault="00C8732E">
          <w:pPr>
            <w:pStyle w:val="ndice3"/>
            <w:tabs>
              <w:tab w:val="left" w:pos="1320"/>
              <w:tab w:val="right" w:leader="dot" w:pos="8494"/>
            </w:tabs>
            <w:rPr>
              <w:noProof/>
              <w:lang w:val="en-US" w:eastAsia="en-US"/>
            </w:rPr>
          </w:pPr>
          <w:hyperlink w:anchor="_Toc509692795" w:history="1">
            <w:r w:rsidR="00A40769" w:rsidRPr="00987AA0">
              <w:rPr>
                <w:rStyle w:val="Hiperligao"/>
                <w:noProof/>
              </w:rPr>
              <w:t>2.8.4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_Toc509692795 \h </w:instrText>
            </w:r>
            <w:r w:rsidR="00A40769">
              <w:rPr>
                <w:noProof/>
                <w:webHidden/>
              </w:rPr>
            </w:r>
            <w:r w:rsidR="00A40769">
              <w:rPr>
                <w:noProof/>
                <w:webHidden/>
              </w:rPr>
              <w:fldChar w:fldCharType="separate"/>
            </w:r>
            <w:r w:rsidR="00A40769">
              <w:rPr>
                <w:noProof/>
                <w:webHidden/>
              </w:rPr>
              <w:t>72</w:t>
            </w:r>
            <w:r w:rsidR="00A40769">
              <w:rPr>
                <w:noProof/>
                <w:webHidden/>
              </w:rPr>
              <w:fldChar w:fldCharType="end"/>
            </w:r>
          </w:hyperlink>
        </w:p>
        <w:p w14:paraId="49BBEDA2" w14:textId="13877DDF" w:rsidR="00A40769" w:rsidRDefault="00C8732E">
          <w:pPr>
            <w:pStyle w:val="ndice3"/>
            <w:tabs>
              <w:tab w:val="left" w:pos="1320"/>
              <w:tab w:val="right" w:leader="dot" w:pos="8494"/>
            </w:tabs>
            <w:rPr>
              <w:noProof/>
              <w:lang w:val="en-US" w:eastAsia="en-US"/>
            </w:rPr>
          </w:pPr>
          <w:hyperlink w:anchor="_Toc509692796" w:history="1">
            <w:r w:rsidR="00A40769" w:rsidRPr="00987AA0">
              <w:rPr>
                <w:rStyle w:val="Hiperligao"/>
                <w:noProof/>
              </w:rPr>
              <w:t>2.8.5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_Toc509692796 \h </w:instrText>
            </w:r>
            <w:r w:rsidR="00A40769">
              <w:rPr>
                <w:noProof/>
                <w:webHidden/>
              </w:rPr>
            </w:r>
            <w:r w:rsidR="00A40769">
              <w:rPr>
                <w:noProof/>
                <w:webHidden/>
              </w:rPr>
              <w:fldChar w:fldCharType="separate"/>
            </w:r>
            <w:r w:rsidR="00A40769">
              <w:rPr>
                <w:noProof/>
                <w:webHidden/>
              </w:rPr>
              <w:t>73</w:t>
            </w:r>
            <w:r w:rsidR="00A40769">
              <w:rPr>
                <w:noProof/>
                <w:webHidden/>
              </w:rPr>
              <w:fldChar w:fldCharType="end"/>
            </w:r>
          </w:hyperlink>
        </w:p>
        <w:p w14:paraId="49982B4E" w14:textId="4125A23A" w:rsidR="00A40769" w:rsidRDefault="00C8732E">
          <w:pPr>
            <w:pStyle w:val="ndice3"/>
            <w:tabs>
              <w:tab w:val="left" w:pos="1320"/>
              <w:tab w:val="right" w:leader="dot" w:pos="8494"/>
            </w:tabs>
            <w:rPr>
              <w:noProof/>
              <w:lang w:val="en-US" w:eastAsia="en-US"/>
            </w:rPr>
          </w:pPr>
          <w:hyperlink w:anchor="_Toc509692797" w:history="1">
            <w:r w:rsidR="00A40769" w:rsidRPr="00987AA0">
              <w:rPr>
                <w:rStyle w:val="Hiperligao"/>
                <w:noProof/>
              </w:rPr>
              <w:t>2.8.6</w:t>
            </w:r>
            <w:r w:rsidR="00A40769">
              <w:rPr>
                <w:noProof/>
                <w:lang w:val="en-US" w:eastAsia="en-US"/>
              </w:rPr>
              <w:tab/>
            </w:r>
            <w:r w:rsidR="00A40769" w:rsidRPr="00987AA0">
              <w:rPr>
                <w:rStyle w:val="Hiperligao"/>
                <w:noProof/>
              </w:rPr>
              <w:t>Lista Eventos</w:t>
            </w:r>
            <w:r w:rsidR="00A40769">
              <w:rPr>
                <w:noProof/>
                <w:webHidden/>
              </w:rPr>
              <w:tab/>
            </w:r>
            <w:r w:rsidR="00A40769">
              <w:rPr>
                <w:noProof/>
                <w:webHidden/>
              </w:rPr>
              <w:fldChar w:fldCharType="begin"/>
            </w:r>
            <w:r w:rsidR="00A40769">
              <w:rPr>
                <w:noProof/>
                <w:webHidden/>
              </w:rPr>
              <w:instrText xml:space="preserve"> PAGEREF _Toc509692797 \h </w:instrText>
            </w:r>
            <w:r w:rsidR="00A40769">
              <w:rPr>
                <w:noProof/>
                <w:webHidden/>
              </w:rPr>
            </w:r>
            <w:r w:rsidR="00A40769">
              <w:rPr>
                <w:noProof/>
                <w:webHidden/>
              </w:rPr>
              <w:fldChar w:fldCharType="separate"/>
            </w:r>
            <w:r w:rsidR="00A40769">
              <w:rPr>
                <w:noProof/>
                <w:webHidden/>
              </w:rPr>
              <w:t>74</w:t>
            </w:r>
            <w:r w:rsidR="00A40769">
              <w:rPr>
                <w:noProof/>
                <w:webHidden/>
              </w:rPr>
              <w:fldChar w:fldCharType="end"/>
            </w:r>
          </w:hyperlink>
        </w:p>
        <w:p w14:paraId="6DC225CD" w14:textId="6EE8D16A" w:rsidR="00A40769" w:rsidRDefault="00C8732E">
          <w:pPr>
            <w:pStyle w:val="ndice3"/>
            <w:tabs>
              <w:tab w:val="left" w:pos="1320"/>
              <w:tab w:val="right" w:leader="dot" w:pos="8494"/>
            </w:tabs>
            <w:rPr>
              <w:noProof/>
              <w:lang w:val="en-US" w:eastAsia="en-US"/>
            </w:rPr>
          </w:pPr>
          <w:hyperlink w:anchor="_Toc509692798" w:history="1">
            <w:r w:rsidR="00A40769" w:rsidRPr="00987AA0">
              <w:rPr>
                <w:rStyle w:val="Hiperligao"/>
                <w:noProof/>
              </w:rPr>
              <w:t>2.8.7</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_Toc509692798 \h </w:instrText>
            </w:r>
            <w:r w:rsidR="00A40769">
              <w:rPr>
                <w:noProof/>
                <w:webHidden/>
              </w:rPr>
            </w:r>
            <w:r w:rsidR="00A40769">
              <w:rPr>
                <w:noProof/>
                <w:webHidden/>
              </w:rPr>
              <w:fldChar w:fldCharType="separate"/>
            </w:r>
            <w:r w:rsidR="00A40769">
              <w:rPr>
                <w:noProof/>
                <w:webHidden/>
              </w:rPr>
              <w:t>75</w:t>
            </w:r>
            <w:r w:rsidR="00A40769">
              <w:rPr>
                <w:noProof/>
                <w:webHidden/>
              </w:rPr>
              <w:fldChar w:fldCharType="end"/>
            </w:r>
          </w:hyperlink>
        </w:p>
        <w:p w14:paraId="4C311AD7" w14:textId="36725B40" w:rsidR="00A40769" w:rsidRDefault="00C8732E">
          <w:pPr>
            <w:pStyle w:val="ndice2"/>
            <w:tabs>
              <w:tab w:val="left" w:pos="880"/>
              <w:tab w:val="right" w:leader="dot" w:pos="8494"/>
            </w:tabs>
            <w:rPr>
              <w:noProof/>
              <w:lang w:val="en-US" w:eastAsia="en-US"/>
            </w:rPr>
          </w:pPr>
          <w:hyperlink w:anchor="_Toc509692799" w:history="1">
            <w:r w:rsidR="00A40769" w:rsidRPr="00987AA0">
              <w:rPr>
                <w:rStyle w:val="Hiperligao"/>
                <w:noProof/>
              </w:rPr>
              <w:t>2.9</w:t>
            </w:r>
            <w:r w:rsidR="00A40769">
              <w:rPr>
                <w:noProof/>
                <w:lang w:val="en-US" w:eastAsia="en-US"/>
              </w:rPr>
              <w:tab/>
            </w:r>
            <w:r w:rsidR="00A40769" w:rsidRPr="00987AA0">
              <w:rPr>
                <w:rStyle w:val="Hiperligao"/>
                <w:noProof/>
              </w:rPr>
              <w:t>Avaliação Global da Qualidade das Especificações do próprio grupo</w:t>
            </w:r>
            <w:r w:rsidR="00A40769">
              <w:rPr>
                <w:noProof/>
                <w:webHidden/>
              </w:rPr>
              <w:tab/>
            </w:r>
            <w:r w:rsidR="00A40769">
              <w:rPr>
                <w:noProof/>
                <w:webHidden/>
              </w:rPr>
              <w:fldChar w:fldCharType="begin"/>
            </w:r>
            <w:r w:rsidR="00A40769">
              <w:rPr>
                <w:noProof/>
                <w:webHidden/>
              </w:rPr>
              <w:instrText xml:space="preserve"> PAGEREF _Toc509692799 \h </w:instrText>
            </w:r>
            <w:r w:rsidR="00A40769">
              <w:rPr>
                <w:noProof/>
                <w:webHidden/>
              </w:rPr>
            </w:r>
            <w:r w:rsidR="00A40769">
              <w:rPr>
                <w:noProof/>
                <w:webHidden/>
              </w:rPr>
              <w:fldChar w:fldCharType="separate"/>
            </w:r>
            <w:r w:rsidR="00A40769">
              <w:rPr>
                <w:noProof/>
                <w:webHidden/>
              </w:rPr>
              <w:t>76</w:t>
            </w:r>
            <w:r w:rsidR="00A40769">
              <w:rPr>
                <w:noProof/>
                <w:webHidden/>
              </w:rPr>
              <w:fldChar w:fldCharType="end"/>
            </w:r>
          </w:hyperlink>
        </w:p>
        <w:p w14:paraId="12DF7D34" w14:textId="21932EF0" w:rsidR="00A40769" w:rsidRDefault="00C8732E">
          <w:pPr>
            <w:pStyle w:val="ndice2"/>
            <w:tabs>
              <w:tab w:val="left" w:pos="880"/>
              <w:tab w:val="right" w:leader="dot" w:pos="8494"/>
            </w:tabs>
            <w:rPr>
              <w:noProof/>
              <w:lang w:val="en-US" w:eastAsia="en-US"/>
            </w:rPr>
          </w:pPr>
          <w:hyperlink w:anchor="_Toc509692800" w:history="1">
            <w:r w:rsidR="00A40769" w:rsidRPr="00987AA0">
              <w:rPr>
                <w:rStyle w:val="Hiperligao"/>
                <w:noProof/>
              </w:rPr>
              <w:t>2.10</w:t>
            </w:r>
            <w:r w:rsidR="00A40769">
              <w:rPr>
                <w:noProof/>
                <w:lang w:val="en-US" w:eastAsia="en-US"/>
              </w:rPr>
              <w:tab/>
            </w:r>
            <w:r w:rsidR="00A40769" w:rsidRPr="00987AA0">
              <w:rPr>
                <w:rStyle w:val="Hiperligao"/>
                <w:noProof/>
              </w:rPr>
              <w:t>Comparação de Implementações (ficheiro versos ODBC)</w:t>
            </w:r>
            <w:r w:rsidR="00A40769">
              <w:rPr>
                <w:noProof/>
                <w:webHidden/>
              </w:rPr>
              <w:tab/>
            </w:r>
            <w:r w:rsidR="00A40769">
              <w:rPr>
                <w:noProof/>
                <w:webHidden/>
              </w:rPr>
              <w:fldChar w:fldCharType="begin"/>
            </w:r>
            <w:r w:rsidR="00A40769">
              <w:rPr>
                <w:noProof/>
                <w:webHidden/>
              </w:rPr>
              <w:instrText xml:space="preserve"> PAGEREF _Toc509692800 \h </w:instrText>
            </w:r>
            <w:r w:rsidR="00A40769">
              <w:rPr>
                <w:noProof/>
                <w:webHidden/>
              </w:rPr>
            </w:r>
            <w:r w:rsidR="00A40769">
              <w:rPr>
                <w:noProof/>
                <w:webHidden/>
              </w:rPr>
              <w:fldChar w:fldCharType="separate"/>
            </w:r>
            <w:r w:rsidR="00A40769">
              <w:rPr>
                <w:noProof/>
                <w:webHidden/>
              </w:rPr>
              <w:t>77</w:t>
            </w:r>
            <w:r w:rsidR="00A40769">
              <w:rPr>
                <w:noProof/>
                <w:webHidden/>
              </w:rPr>
              <w:fldChar w:fldCharType="end"/>
            </w:r>
          </w:hyperlink>
        </w:p>
        <w:p w14:paraId="22D2F83A" w14:textId="1AFCA4B6" w:rsidR="00A40769" w:rsidRDefault="00C8732E">
          <w:pPr>
            <w:pStyle w:val="ndice3"/>
            <w:tabs>
              <w:tab w:val="left" w:pos="1320"/>
              <w:tab w:val="right" w:leader="dot" w:pos="8494"/>
            </w:tabs>
            <w:rPr>
              <w:noProof/>
              <w:lang w:val="en-US" w:eastAsia="en-US"/>
            </w:rPr>
          </w:pPr>
          <w:hyperlink w:anchor="_Toc509692801" w:history="1">
            <w:r w:rsidR="00A40769" w:rsidRPr="00987AA0">
              <w:rPr>
                <w:rStyle w:val="Hiperligao"/>
                <w:noProof/>
              </w:rPr>
              <w:t>2.10.1</w:t>
            </w:r>
            <w:r w:rsidR="00A40769">
              <w:rPr>
                <w:noProof/>
                <w:lang w:val="en-US" w:eastAsia="en-US"/>
              </w:rPr>
              <w:tab/>
            </w:r>
            <w:r w:rsidR="00A40769" w:rsidRPr="00987AA0">
              <w:rPr>
                <w:rStyle w:val="Hiperligao"/>
                <w:noProof/>
              </w:rPr>
              <w:t>Eficiência de Migração</w:t>
            </w:r>
            <w:r w:rsidR="00A40769">
              <w:rPr>
                <w:noProof/>
                <w:webHidden/>
              </w:rPr>
              <w:tab/>
            </w:r>
            <w:r w:rsidR="00A40769">
              <w:rPr>
                <w:noProof/>
                <w:webHidden/>
              </w:rPr>
              <w:fldChar w:fldCharType="begin"/>
            </w:r>
            <w:r w:rsidR="00A40769">
              <w:rPr>
                <w:noProof/>
                <w:webHidden/>
              </w:rPr>
              <w:instrText xml:space="preserve"> PAGEREF _Toc509692801 \h </w:instrText>
            </w:r>
            <w:r w:rsidR="00A40769">
              <w:rPr>
                <w:noProof/>
                <w:webHidden/>
              </w:rPr>
            </w:r>
            <w:r w:rsidR="00A40769">
              <w:rPr>
                <w:noProof/>
                <w:webHidden/>
              </w:rPr>
              <w:fldChar w:fldCharType="separate"/>
            </w:r>
            <w:r w:rsidR="00A40769">
              <w:rPr>
                <w:noProof/>
                <w:webHidden/>
              </w:rPr>
              <w:t>78</w:t>
            </w:r>
            <w:r w:rsidR="00A40769">
              <w:rPr>
                <w:noProof/>
                <w:webHidden/>
              </w:rPr>
              <w:fldChar w:fldCharType="end"/>
            </w:r>
          </w:hyperlink>
        </w:p>
        <w:p w14:paraId="128995BA" w14:textId="4930E468" w:rsidR="00A40769" w:rsidRDefault="00C8732E">
          <w:pPr>
            <w:pStyle w:val="ndice3"/>
            <w:tabs>
              <w:tab w:val="left" w:pos="1320"/>
              <w:tab w:val="right" w:leader="dot" w:pos="8494"/>
            </w:tabs>
            <w:rPr>
              <w:noProof/>
              <w:lang w:val="en-US" w:eastAsia="en-US"/>
            </w:rPr>
          </w:pPr>
          <w:hyperlink w:anchor="_Toc509692802" w:history="1">
            <w:r w:rsidR="00A40769" w:rsidRPr="00987AA0">
              <w:rPr>
                <w:rStyle w:val="Hiperligao"/>
                <w:noProof/>
              </w:rPr>
              <w:t>2.10.2</w:t>
            </w:r>
            <w:r w:rsidR="00A40769">
              <w:rPr>
                <w:noProof/>
                <w:lang w:val="en-US" w:eastAsia="en-US"/>
              </w:rPr>
              <w:tab/>
            </w:r>
            <w:r w:rsidR="00A40769" w:rsidRPr="00987AA0">
              <w:rPr>
                <w:rStyle w:val="Hiperligao"/>
                <w:noProof/>
              </w:rPr>
              <w:t>Robustez</w:t>
            </w:r>
            <w:r w:rsidR="00A40769">
              <w:rPr>
                <w:noProof/>
                <w:webHidden/>
              </w:rPr>
              <w:tab/>
            </w:r>
            <w:r w:rsidR="00A40769">
              <w:rPr>
                <w:noProof/>
                <w:webHidden/>
              </w:rPr>
              <w:fldChar w:fldCharType="begin"/>
            </w:r>
            <w:r w:rsidR="00A40769">
              <w:rPr>
                <w:noProof/>
                <w:webHidden/>
              </w:rPr>
              <w:instrText xml:space="preserve"> PAGEREF _Toc509692802 \h </w:instrText>
            </w:r>
            <w:r w:rsidR="00A40769">
              <w:rPr>
                <w:noProof/>
                <w:webHidden/>
              </w:rPr>
            </w:r>
            <w:r w:rsidR="00A40769">
              <w:rPr>
                <w:noProof/>
                <w:webHidden/>
              </w:rPr>
              <w:fldChar w:fldCharType="separate"/>
            </w:r>
            <w:r w:rsidR="00A40769">
              <w:rPr>
                <w:noProof/>
                <w:webHidden/>
              </w:rPr>
              <w:t>79</w:t>
            </w:r>
            <w:r w:rsidR="00A40769">
              <w:rPr>
                <w:noProof/>
                <w:webHidden/>
              </w:rPr>
              <w:fldChar w:fldCharType="end"/>
            </w:r>
          </w:hyperlink>
        </w:p>
        <w:p w14:paraId="4341AD14" w14:textId="0817CDAE" w:rsidR="00A40769" w:rsidRDefault="00C8732E">
          <w:pPr>
            <w:pStyle w:val="ndice3"/>
            <w:tabs>
              <w:tab w:val="left" w:pos="1320"/>
              <w:tab w:val="right" w:leader="dot" w:pos="8494"/>
            </w:tabs>
            <w:rPr>
              <w:noProof/>
              <w:lang w:val="en-US" w:eastAsia="en-US"/>
            </w:rPr>
          </w:pPr>
          <w:hyperlink w:anchor="_Toc509692803" w:history="1">
            <w:r w:rsidR="00A40769" w:rsidRPr="00987AA0">
              <w:rPr>
                <w:rStyle w:val="Hiperligao"/>
                <w:noProof/>
              </w:rPr>
              <w:t>2.10.3</w:t>
            </w:r>
            <w:r w:rsidR="00A40769">
              <w:rPr>
                <w:noProof/>
                <w:lang w:val="en-US" w:eastAsia="en-US"/>
              </w:rPr>
              <w:tab/>
            </w:r>
            <w:r w:rsidR="00A40769" w:rsidRPr="00987AA0">
              <w:rPr>
                <w:rStyle w:val="Hiperligao"/>
                <w:noProof/>
              </w:rPr>
              <w:t>Flexibilidade / Dependência</w:t>
            </w:r>
            <w:r w:rsidR="00A40769">
              <w:rPr>
                <w:noProof/>
                <w:webHidden/>
              </w:rPr>
              <w:tab/>
            </w:r>
            <w:r w:rsidR="00A40769">
              <w:rPr>
                <w:noProof/>
                <w:webHidden/>
              </w:rPr>
              <w:fldChar w:fldCharType="begin"/>
            </w:r>
            <w:r w:rsidR="00A40769">
              <w:rPr>
                <w:noProof/>
                <w:webHidden/>
              </w:rPr>
              <w:instrText xml:space="preserve"> PAGEREF _Toc509692803 \h </w:instrText>
            </w:r>
            <w:r w:rsidR="00A40769">
              <w:rPr>
                <w:noProof/>
                <w:webHidden/>
              </w:rPr>
            </w:r>
            <w:r w:rsidR="00A40769">
              <w:rPr>
                <w:noProof/>
                <w:webHidden/>
              </w:rPr>
              <w:fldChar w:fldCharType="separate"/>
            </w:r>
            <w:r w:rsidR="00A40769">
              <w:rPr>
                <w:noProof/>
                <w:webHidden/>
              </w:rPr>
              <w:t>80</w:t>
            </w:r>
            <w:r w:rsidR="00A40769">
              <w:rPr>
                <w:noProof/>
                <w:webHidden/>
              </w:rPr>
              <w:fldChar w:fldCharType="end"/>
            </w:r>
          </w:hyperlink>
        </w:p>
        <w:p w14:paraId="4999AE0F" w14:textId="5FE2E4CC" w:rsidR="00A40769" w:rsidRDefault="00C8732E">
          <w:pPr>
            <w:pStyle w:val="ndice3"/>
            <w:tabs>
              <w:tab w:val="left" w:pos="1320"/>
              <w:tab w:val="right" w:leader="dot" w:pos="8494"/>
            </w:tabs>
            <w:rPr>
              <w:noProof/>
              <w:lang w:val="en-US" w:eastAsia="en-US"/>
            </w:rPr>
          </w:pPr>
          <w:hyperlink w:anchor="_Toc509692804" w:history="1">
            <w:r w:rsidR="00A40769" w:rsidRPr="00987AA0">
              <w:rPr>
                <w:rStyle w:val="Hiperligao"/>
                <w:noProof/>
              </w:rPr>
              <w:t>2.10.4</w:t>
            </w:r>
            <w:r w:rsidR="00A40769">
              <w:rPr>
                <w:noProof/>
                <w:lang w:val="en-US" w:eastAsia="en-US"/>
              </w:rPr>
              <w:tab/>
            </w:r>
            <w:r w:rsidR="00A40769" w:rsidRPr="00987AA0">
              <w:rPr>
                <w:rStyle w:val="Hiperligao"/>
                <w:noProof/>
              </w:rPr>
              <w:t>Segurança</w:t>
            </w:r>
            <w:r w:rsidR="00A40769">
              <w:rPr>
                <w:noProof/>
                <w:webHidden/>
              </w:rPr>
              <w:tab/>
            </w:r>
            <w:r w:rsidR="00A40769">
              <w:rPr>
                <w:noProof/>
                <w:webHidden/>
              </w:rPr>
              <w:fldChar w:fldCharType="begin"/>
            </w:r>
            <w:r w:rsidR="00A40769">
              <w:rPr>
                <w:noProof/>
                <w:webHidden/>
              </w:rPr>
              <w:instrText xml:space="preserve"> PAGEREF _Toc509692804 \h </w:instrText>
            </w:r>
            <w:r w:rsidR="00A40769">
              <w:rPr>
                <w:noProof/>
                <w:webHidden/>
              </w:rPr>
            </w:r>
            <w:r w:rsidR="00A40769">
              <w:rPr>
                <w:noProof/>
                <w:webHidden/>
              </w:rPr>
              <w:fldChar w:fldCharType="separate"/>
            </w:r>
            <w:r w:rsidR="00A40769">
              <w:rPr>
                <w:noProof/>
                <w:webHidden/>
              </w:rPr>
              <w:t>81</w:t>
            </w:r>
            <w:r w:rsidR="00A40769">
              <w:rPr>
                <w:noProof/>
                <w:webHidden/>
              </w:rPr>
              <w:fldChar w:fldCharType="end"/>
            </w:r>
          </w:hyperlink>
        </w:p>
        <w:p w14:paraId="27B74E77" w14:textId="1E0C6E39" w:rsidR="00A40769" w:rsidRDefault="00C8732E">
          <w:pPr>
            <w:pStyle w:val="ndice2"/>
            <w:tabs>
              <w:tab w:val="left" w:pos="880"/>
              <w:tab w:val="right" w:leader="dot" w:pos="8494"/>
            </w:tabs>
            <w:rPr>
              <w:noProof/>
              <w:lang w:val="en-US" w:eastAsia="en-US"/>
            </w:rPr>
          </w:pPr>
          <w:hyperlink w:anchor="_Toc509692805" w:history="1">
            <w:r w:rsidR="00A40769" w:rsidRPr="00987AA0">
              <w:rPr>
                <w:rStyle w:val="Hiperligao"/>
                <w:noProof/>
              </w:rPr>
              <w:t>2.11</w:t>
            </w:r>
            <w:r w:rsidR="00A40769">
              <w:rPr>
                <w:noProof/>
                <w:lang w:val="en-US" w:eastAsia="en-US"/>
              </w:rPr>
              <w:tab/>
            </w:r>
            <w:r w:rsidR="00A40769" w:rsidRPr="00987AA0">
              <w:rPr>
                <w:rStyle w:val="Hiperligao"/>
                <w:noProof/>
              </w:rPr>
              <w:t>Auditoria de Dados Mysql</w:t>
            </w:r>
            <w:r w:rsidR="00A40769">
              <w:rPr>
                <w:noProof/>
                <w:webHidden/>
              </w:rPr>
              <w:tab/>
            </w:r>
            <w:r w:rsidR="00A40769">
              <w:rPr>
                <w:noProof/>
                <w:webHidden/>
              </w:rPr>
              <w:fldChar w:fldCharType="begin"/>
            </w:r>
            <w:r w:rsidR="00A40769">
              <w:rPr>
                <w:noProof/>
                <w:webHidden/>
              </w:rPr>
              <w:instrText xml:space="preserve"> PAGEREF _Toc509692805 \h </w:instrText>
            </w:r>
            <w:r w:rsidR="00A40769">
              <w:rPr>
                <w:noProof/>
                <w:webHidden/>
              </w:rPr>
            </w:r>
            <w:r w:rsidR="00A40769">
              <w:rPr>
                <w:noProof/>
                <w:webHidden/>
              </w:rPr>
              <w:fldChar w:fldCharType="separate"/>
            </w:r>
            <w:r w:rsidR="00A40769">
              <w:rPr>
                <w:noProof/>
                <w:webHidden/>
              </w:rPr>
              <w:t>82</w:t>
            </w:r>
            <w:r w:rsidR="00A40769">
              <w:rPr>
                <w:noProof/>
                <w:webHidden/>
              </w:rPr>
              <w:fldChar w:fldCharType="end"/>
            </w:r>
          </w:hyperlink>
        </w:p>
        <w:p w14:paraId="54D8C892" w14:textId="5FF5E0B0"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18A3B7D" w14:textId="77777777" w:rsidR="00533BC7" w:rsidRPr="00533BC7" w:rsidRDefault="00533BC7" w:rsidP="00533BC7">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6F19006D" w14:textId="77777777" w:rsidR="00533BC7" w:rsidRPr="00533BC7" w:rsidRDefault="00533BC7" w:rsidP="00533BC7">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w:t>
      </w:r>
      <w:proofErr w:type="spellStart"/>
      <w:r w:rsidRPr="00D120CE">
        <w:t>efectuadas</w:t>
      </w:r>
      <w:proofErr w:type="spellEnd"/>
      <w:r w:rsidRPr="00D120CE">
        <w:t xml:space="preserve"> através de comandos SQL e/ou </w:t>
      </w:r>
      <w:proofErr w:type="spellStart"/>
      <w:r w:rsidR="00574016">
        <w:t>Stored</w:t>
      </w:r>
      <w:proofErr w:type="spellEnd"/>
      <w:r w:rsidRPr="00D120CE">
        <w:t xml:space="preserve"> </w:t>
      </w:r>
      <w:proofErr w:type="spellStart"/>
      <w:r w:rsidRPr="00D120CE">
        <w:t>Procedures</w:t>
      </w:r>
      <w:proofErr w:type="spellEnd"/>
      <w:r w:rsidR="00D120CE" w:rsidRPr="00D120CE">
        <w:t>/</w:t>
      </w:r>
      <w:proofErr w:type="spellStart"/>
      <w:r w:rsidR="00D120CE" w:rsidRPr="00D120CE">
        <w:t>Triggers</w:t>
      </w:r>
      <w:proofErr w:type="spellEnd"/>
      <w:r w:rsidR="005826C9">
        <w:t xml:space="preserve"> </w:t>
      </w:r>
      <w:r w:rsidR="00D120CE">
        <w:t>(</w:t>
      </w:r>
      <w:proofErr w:type="spellStart"/>
      <w:r w:rsidR="00D120CE">
        <w:t>interactive</w:t>
      </w:r>
      <w:proofErr w:type="spellEnd"/>
      <w:r w:rsidR="00D120CE">
        <w:t xml:space="preserve"> </w:t>
      </w:r>
      <w:proofErr w:type="spellStart"/>
      <w:r w:rsidR="00D120CE">
        <w:t>sql</w:t>
      </w:r>
      <w:proofErr w:type="spellEnd"/>
      <w:r w:rsidR="00D120CE">
        <w:t>)</w:t>
      </w:r>
      <w:r w:rsidR="00D120CE" w:rsidRPr="00D120CE">
        <w:t xml:space="preserve">, recorrendo a utilizadores e grupos de utilizadores do </w:t>
      </w:r>
      <w:proofErr w:type="spellStart"/>
      <w:r w:rsidR="00D120CE" w:rsidRPr="00D120CE">
        <w:t>Sql</w:t>
      </w:r>
      <w:proofErr w:type="spellEnd"/>
      <w:r w:rsidR="00D120CE" w:rsidRPr="00D120CE">
        <w:t xml:space="preserve"> </w:t>
      </w:r>
      <w:proofErr w:type="spellStart"/>
      <w:r w:rsidR="00D120CE" w:rsidRPr="00D120CE">
        <w:t>Anywhere</w:t>
      </w:r>
      <w:proofErr w:type="spellEnd"/>
      <w:r w:rsidR="00D120CE" w:rsidRPr="00D120CE">
        <w:t>.</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Cabealh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664384"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C8732E" w:rsidRDefault="00C8732E"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C8732E" w:rsidRDefault="00C8732E"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C8732E" w:rsidRDefault="00C8732E"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C8732E" w:rsidRPr="00164389" w:rsidRDefault="00C8732E"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C8732E" w:rsidRDefault="00C8732E"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C8732E" w:rsidRDefault="00C8732E"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4384"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C8732E" w:rsidRDefault="00C8732E"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C8732E" w:rsidRDefault="00C8732E"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C8732E" w:rsidRDefault="00C8732E"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C8732E" w:rsidRPr="00164389" w:rsidRDefault="00C8732E"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C8732E" w:rsidRDefault="00C8732E"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C8732E" w:rsidRDefault="00C8732E"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Cabealho1"/>
      </w:pPr>
      <w:bookmarkStart w:id="1" w:name="_Toc509692728"/>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692729"/>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w:t>
      </w:r>
      <w:proofErr w:type="spellStart"/>
      <w:r w:rsidRPr="00522D93">
        <w:t>Mandatory</w:t>
      </w:r>
      <w:proofErr w:type="spellEnd"/>
      <w:r w:rsidRPr="00522D93">
        <w:t xml:space="preserve">) e por exclusão, as que permitem valores a </w:t>
      </w:r>
      <w:proofErr w:type="spellStart"/>
      <w:r w:rsidRPr="00ED3EDC">
        <w:rPr>
          <w:i/>
        </w:rPr>
        <w:t>null</w:t>
      </w:r>
      <w:proofErr w:type="spellEnd"/>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w:t>
      </w:r>
      <w:proofErr w:type="spellStart"/>
      <w:r w:rsidRPr="00522D93">
        <w:t>Unique</w:t>
      </w:r>
      <w:proofErr w:type="spellEnd"/>
      <w:r w:rsidRPr="00522D93">
        <w:t>), sendo apenas assinalados os casos em que tais atributos não sejam a chave primária da tabela, que por força da definição de chave primária não se repete e é de preenchimento obrigatório ou automático.</w:t>
      </w:r>
    </w:p>
    <w:p w14:paraId="4268360F" w14:textId="604874FF" w:rsidR="00522D93" w:rsidRPr="00522D93" w:rsidRDefault="00522D93" w:rsidP="00522D93">
      <w:r w:rsidRPr="00522D93">
        <w:t xml:space="preserve">Nas relações entre tabelas será indicada a regra de integridade da chave estrangeira, que será expressamente dividida entre a regra de </w:t>
      </w:r>
      <w:proofErr w:type="spellStart"/>
      <w:r w:rsidRPr="00ED3EDC">
        <w:rPr>
          <w:i/>
        </w:rPr>
        <w:t>update</w:t>
      </w:r>
      <w:proofErr w:type="spellEnd"/>
      <w:r w:rsidRPr="00522D93">
        <w:t xml:space="preserve"> e </w:t>
      </w:r>
      <w:r w:rsidRPr="00ED3EDC">
        <w:rPr>
          <w:i/>
        </w:rPr>
        <w:t>delete</w:t>
      </w:r>
      <w:r w:rsidRPr="00522D93">
        <w:t>, conforme necessário</w:t>
      </w:r>
      <w:del w:id="5" w:author="Rodolfo Arnaldo" w:date="2018-03-24T22:51:00Z">
        <w:r w:rsidRPr="00522D93" w:rsidDel="00C8732E">
          <w:delText>s</w:delText>
        </w:r>
      </w:del>
      <w:r w:rsidRPr="00522D93">
        <w:t xml:space="preserve">.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w:t>
      </w:r>
      <w:proofErr w:type="spellStart"/>
      <w:r w:rsidR="00164389">
        <w:t>HumidadeTemperatura</w:t>
      </w:r>
      <w:proofErr w:type="spellEnd"/>
      <w:r w:rsidR="00164389">
        <w:t>,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proofErr w:type="spellStart"/>
      <w:r w:rsidRPr="00ED3EDC">
        <w:rPr>
          <w:i/>
        </w:rPr>
        <w:t>auto-increment</w:t>
      </w:r>
      <w:proofErr w:type="spellEnd"/>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5BA2E22B" w:rsidR="008101E0" w:rsidRDefault="00BE512C" w:rsidP="008E7DBC">
      <w:pPr>
        <w:keepNext/>
        <w:jc w:val="center"/>
      </w:pPr>
      <w:ins w:id="6" w:author="Rodolfo Arnaldo" w:date="2018-03-24T23:01:00Z">
        <w:r>
          <w:rPr>
            <w:noProof/>
          </w:rPr>
          <w:lastRenderedPageBreak/>
          <mc:AlternateContent>
            <mc:Choice Requires="wps">
              <w:drawing>
                <wp:anchor distT="45720" distB="45720" distL="114300" distR="114300" simplePos="0" relativeHeight="251673600" behindDoc="0" locked="0" layoutInCell="1" allowOverlap="1" wp14:anchorId="12CB848F" wp14:editId="4BC6678B">
                  <wp:simplePos x="0" y="0"/>
                  <wp:positionH relativeFrom="column">
                    <wp:posOffset>1696085</wp:posOffset>
                  </wp:positionH>
                  <wp:positionV relativeFrom="paragraph">
                    <wp:posOffset>-379095</wp:posOffset>
                  </wp:positionV>
                  <wp:extent cx="2360930" cy="381000"/>
                  <wp:effectExtent l="0" t="0" r="11430" b="19050"/>
                  <wp:wrapNone/>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wps:spPr>
                        <wps:txbx>
                          <w:txbxContent>
                            <w:p w14:paraId="731A8BD7" w14:textId="11173387" w:rsidR="00BE512C" w:rsidRPr="00BE512C" w:rsidRDefault="00BE512C">
                              <w:pPr>
                                <w:rPr>
                                  <w:sz w:val="16"/>
                                  <w:szCs w:val="16"/>
                                  <w:rPrChange w:id="7" w:author="Rodolfo Arnaldo" w:date="2018-03-24T23:02:00Z">
                                    <w:rPr/>
                                  </w:rPrChange>
                                </w:rPr>
                              </w:pPr>
                              <w:ins w:id="8" w:author="Rodolfo Arnaldo" w:date="2018-03-24T23:01:00Z">
                                <w:r w:rsidRPr="00BE512C">
                                  <w:rPr>
                                    <w:sz w:val="16"/>
                                    <w:szCs w:val="16"/>
                                    <w:rPrChange w:id="9" w:author="Rodolfo Arnaldo" w:date="2018-03-24T23:02:00Z">
                                      <w:rPr/>
                                    </w:rPrChange>
                                  </w:rPr>
                                  <w:t xml:space="preserve">Todos os DELETED aparecem com </w:t>
                                </w:r>
                                <w:proofErr w:type="spellStart"/>
                                <w:r w:rsidRPr="00BE512C">
                                  <w:rPr>
                                    <w:sz w:val="16"/>
                                    <w:szCs w:val="16"/>
                                    <w:rPrChange w:id="10" w:author="Rodolfo Arnaldo" w:date="2018-03-24T23:02:00Z">
                                      <w:rPr/>
                                    </w:rPrChange>
                                  </w:rPr>
                                  <w:t>smallint</w:t>
                                </w:r>
                                <w:proofErr w:type="spellEnd"/>
                                <w:r w:rsidRPr="00BE512C">
                                  <w:rPr>
                                    <w:sz w:val="16"/>
                                    <w:szCs w:val="16"/>
                                    <w:rPrChange w:id="11" w:author="Rodolfo Arnaldo" w:date="2018-03-24T23:02:00Z">
                                      <w:rPr/>
                                    </w:rPrChange>
                                  </w:rPr>
                                  <w:t xml:space="preserve">, deveriam aparecer com </w:t>
                                </w:r>
                                <w:proofErr w:type="spellStart"/>
                                <w:r w:rsidRPr="00BE512C">
                                  <w:rPr>
                                    <w:sz w:val="16"/>
                                    <w:szCs w:val="16"/>
                                    <w:rPrChange w:id="12" w:author="Rodolfo Arnaldo" w:date="2018-03-24T23:02:00Z">
                                      <w:rPr/>
                                    </w:rPrChange>
                                  </w:rPr>
                                  <w:t>boolean</w:t>
                                </w:r>
                              </w:ins>
                              <w:proofErr w:type="spellEnd"/>
                              <w:ins w:id="13" w:author="Rodolfo Arnaldo" w:date="2018-03-24T23:02:00Z">
                                <w:r w:rsidRPr="00BE512C">
                                  <w:rPr>
                                    <w:sz w:val="16"/>
                                    <w:szCs w:val="16"/>
                                    <w:rPrChange w:id="14" w:author="Rodolfo Arnaldo" w:date="2018-03-24T23:02:00Z">
                                      <w:rPr/>
                                    </w:rPrChange>
                                  </w:rPr>
                                  <w:t>.</w:t>
                                </w:r>
                              </w:ins>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2CB848F" id="_x0000_t202" coordsize="21600,21600" o:spt="202" path="m,l,21600r21600,l21600,xe">
                  <v:stroke joinstyle="miter"/>
                  <v:path gradientshapeok="t" o:connecttype="rect"/>
                </v:shapetype>
                <v:shape id="Caixa de Texto 2" o:spid="_x0000_s1038" type="#_x0000_t202" style="position:absolute;left:0;text-align:left;margin-left:133.55pt;margin-top:-29.85pt;width:185.9pt;height:30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">
                  <v:textbox>
                    <w:txbxContent>
                      <w:p w14:paraId="731A8BD7" w14:textId="11173387" w:rsidR="00BE512C" w:rsidRPr="00BE512C" w:rsidRDefault="00BE512C">
                        <w:pPr>
                          <w:rPr>
                            <w:sz w:val="16"/>
                            <w:szCs w:val="16"/>
                            <w:rPrChange w:id="15" w:author="Rodolfo Arnaldo" w:date="2018-03-24T23:02:00Z">
                              <w:rPr/>
                            </w:rPrChange>
                          </w:rPr>
                        </w:pPr>
                        <w:ins w:id="16" w:author="Rodolfo Arnaldo" w:date="2018-03-24T23:01:00Z">
                          <w:r w:rsidRPr="00BE512C">
                            <w:rPr>
                              <w:sz w:val="16"/>
                              <w:szCs w:val="16"/>
                              <w:rPrChange w:id="17" w:author="Rodolfo Arnaldo" w:date="2018-03-24T23:02:00Z">
                                <w:rPr/>
                              </w:rPrChange>
                            </w:rPr>
                            <w:t xml:space="preserve">Todos os DELETED aparecem com </w:t>
                          </w:r>
                          <w:proofErr w:type="spellStart"/>
                          <w:r w:rsidRPr="00BE512C">
                            <w:rPr>
                              <w:sz w:val="16"/>
                              <w:szCs w:val="16"/>
                              <w:rPrChange w:id="18" w:author="Rodolfo Arnaldo" w:date="2018-03-24T23:02:00Z">
                                <w:rPr/>
                              </w:rPrChange>
                            </w:rPr>
                            <w:t>smallint</w:t>
                          </w:r>
                          <w:proofErr w:type="spellEnd"/>
                          <w:r w:rsidRPr="00BE512C">
                            <w:rPr>
                              <w:sz w:val="16"/>
                              <w:szCs w:val="16"/>
                              <w:rPrChange w:id="19" w:author="Rodolfo Arnaldo" w:date="2018-03-24T23:02:00Z">
                                <w:rPr/>
                              </w:rPrChange>
                            </w:rPr>
                            <w:t xml:space="preserve">, deveriam aparecer com </w:t>
                          </w:r>
                          <w:proofErr w:type="spellStart"/>
                          <w:r w:rsidRPr="00BE512C">
                            <w:rPr>
                              <w:sz w:val="16"/>
                              <w:szCs w:val="16"/>
                              <w:rPrChange w:id="20" w:author="Rodolfo Arnaldo" w:date="2018-03-24T23:02:00Z">
                                <w:rPr/>
                              </w:rPrChange>
                            </w:rPr>
                            <w:t>boolean</w:t>
                          </w:r>
                        </w:ins>
                        <w:proofErr w:type="spellEnd"/>
                        <w:ins w:id="21" w:author="Rodolfo Arnaldo" w:date="2018-03-24T23:02:00Z">
                          <w:r w:rsidRPr="00BE512C">
                            <w:rPr>
                              <w:sz w:val="16"/>
                              <w:szCs w:val="16"/>
                              <w:rPrChange w:id="22" w:author="Rodolfo Arnaldo" w:date="2018-03-24T23:02:00Z">
                                <w:rPr/>
                              </w:rPrChange>
                            </w:rPr>
                            <w:t>.</w:t>
                          </w:r>
                        </w:ins>
                      </w:p>
                    </w:txbxContent>
                  </v:textbox>
                </v:shape>
              </w:pict>
            </mc:Fallback>
          </mc:AlternateContent>
        </w:r>
      </w:ins>
      <w:ins w:id="23" w:author="Rodolfo Arnaldo" w:date="2018-03-24T22:58:00Z">
        <w:r w:rsidR="00C8732E">
          <w:rPr>
            <w:noProof/>
          </w:rPr>
          <mc:AlternateContent>
            <mc:Choice Requires="wps">
              <w:drawing>
                <wp:anchor distT="45720" distB="45720" distL="114300" distR="114300" simplePos="0" relativeHeight="251671552" behindDoc="0" locked="0" layoutInCell="1" allowOverlap="1" wp14:anchorId="207FDB89" wp14:editId="5CBD5581">
                  <wp:simplePos x="0" y="0"/>
                  <wp:positionH relativeFrom="column">
                    <wp:posOffset>4702175</wp:posOffset>
                  </wp:positionH>
                  <wp:positionV relativeFrom="paragraph">
                    <wp:posOffset>106680</wp:posOffset>
                  </wp:positionV>
                  <wp:extent cx="1678940" cy="1404620"/>
                  <wp:effectExtent l="0" t="0" r="16510" b="19050"/>
                  <wp:wrapNone/>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940" cy="1404620"/>
                          </a:xfrm>
                          <a:prstGeom prst="rect">
                            <a:avLst/>
                          </a:prstGeom>
                          <a:solidFill>
                            <a:srgbClr val="FFFFFF"/>
                          </a:solidFill>
                          <a:ln w="9525">
                            <a:solidFill>
                              <a:srgbClr val="000000"/>
                            </a:solidFill>
                            <a:miter lim="800000"/>
                            <a:headEnd/>
                            <a:tailEnd/>
                          </a:ln>
                        </wps:spPr>
                        <wps:txbx>
                          <w:txbxContent>
                            <w:p w14:paraId="556D8FFB" w14:textId="6ABEAA7A" w:rsidR="00C8732E" w:rsidRPr="00C8732E" w:rsidRDefault="00C8732E">
                              <w:pPr>
                                <w:rPr>
                                  <w:ins w:id="24" w:author="Rodolfo Arnaldo" w:date="2018-03-24T23:00:00Z"/>
                                  <w:sz w:val="16"/>
                                  <w:szCs w:val="16"/>
                                  <w:rPrChange w:id="25" w:author="Rodolfo Arnaldo" w:date="2018-03-24T23:00:00Z">
                                    <w:rPr>
                                      <w:ins w:id="26" w:author="Rodolfo Arnaldo" w:date="2018-03-24T23:00:00Z"/>
                                    </w:rPr>
                                  </w:rPrChange>
                                </w:rPr>
                              </w:pPr>
                              <w:ins w:id="27" w:author="Rodolfo Arnaldo" w:date="2018-03-24T22:59:00Z">
                                <w:r w:rsidRPr="00C8732E">
                                  <w:rPr>
                                    <w:sz w:val="16"/>
                                    <w:szCs w:val="16"/>
                                    <w:rPrChange w:id="28" w:author="Rodolfo Arnaldo" w:date="2018-03-24T23:00:00Z">
                                      <w:rPr/>
                                    </w:rPrChange>
                                  </w:rPr>
                                  <w:t>Dizemos mais abaixo que criamos o Id para não ser necessário por email e no</w:t>
                                </w:r>
                              </w:ins>
                              <w:ins w:id="29" w:author="Rodolfo Arnaldo" w:date="2018-03-24T23:00:00Z">
                                <w:r w:rsidRPr="00C8732E">
                                  <w:rPr>
                                    <w:sz w:val="16"/>
                                    <w:szCs w:val="16"/>
                                    <w:rPrChange w:id="30" w:author="Rodolfo Arnaldo" w:date="2018-03-24T23:00:00Z">
                                      <w:rPr/>
                                    </w:rPrChange>
                                  </w:rPr>
                                  <w:t xml:space="preserve">me no investigador, logo não podemos agora dizer que é </w:t>
                                </w:r>
                                <w:proofErr w:type="spellStart"/>
                                <w:r w:rsidRPr="00C8732E">
                                  <w:rPr>
                                    <w:sz w:val="16"/>
                                    <w:szCs w:val="16"/>
                                    <w:rPrChange w:id="31" w:author="Rodolfo Arnaldo" w:date="2018-03-24T23:00:00Z">
                                      <w:rPr/>
                                    </w:rPrChange>
                                  </w:rPr>
                                  <w:t>Mandatory</w:t>
                                </w:r>
                                <w:proofErr w:type="spellEnd"/>
                                <w:r w:rsidRPr="00C8732E">
                                  <w:rPr>
                                    <w:sz w:val="16"/>
                                    <w:szCs w:val="16"/>
                                    <w:rPrChange w:id="32" w:author="Rodolfo Arnaldo" w:date="2018-03-24T23:00:00Z">
                                      <w:rPr/>
                                    </w:rPrChange>
                                  </w:rPr>
                                  <w:t>.</w:t>
                                </w:r>
                              </w:ins>
                              <w:ins w:id="33" w:author="Rodolfo Arnaldo" w:date="2018-03-24T23:45:00Z">
                                <w:r w:rsidR="00CF6999">
                                  <w:rPr>
                                    <w:sz w:val="16"/>
                                    <w:szCs w:val="16"/>
                                  </w:rPr>
                                  <w:t xml:space="preserve"> (ou então apagamos a 3ªalinea do pon</w:t>
                                </w:r>
                              </w:ins>
                              <w:ins w:id="34" w:author="Rodolfo Arnaldo" w:date="2018-03-24T23:46:00Z">
                                <w:r w:rsidR="00CF6999">
                                  <w:rPr>
                                    <w:sz w:val="16"/>
                                    <w:szCs w:val="16"/>
                                  </w:rPr>
                                  <w:t>to 1</w:t>
                                </w:r>
                              </w:ins>
                            </w:p>
                            <w:p w14:paraId="6CF12488" w14:textId="206555D1" w:rsidR="00C8732E" w:rsidRPr="00C8732E" w:rsidRDefault="00C8732E">
                              <w:pPr>
                                <w:rPr>
                                  <w:sz w:val="16"/>
                                  <w:szCs w:val="16"/>
                                  <w:rPrChange w:id="35" w:author="Rodolfo Arnaldo" w:date="2018-03-24T23:00:00Z">
                                    <w:rPr/>
                                  </w:rPrChange>
                                </w:rPr>
                              </w:pPr>
                              <w:ins w:id="36" w:author="Rodolfo Arnaldo" w:date="2018-03-24T23:00:00Z">
                                <w:r w:rsidRPr="00C8732E">
                                  <w:rPr>
                                    <w:sz w:val="16"/>
                                    <w:szCs w:val="16"/>
                                    <w:rPrChange w:id="37" w:author="Rodolfo Arnaldo" w:date="2018-03-24T23:00:00Z">
                                      <w:rPr/>
                                    </w:rPrChange>
                                  </w:rPr>
                                  <w:t xml:space="preserve">Mas o email ate pode ser </w:t>
                                </w:r>
                                <w:proofErr w:type="spellStart"/>
                                <w:r w:rsidRPr="00C8732E">
                                  <w:rPr>
                                    <w:sz w:val="16"/>
                                    <w:szCs w:val="16"/>
                                    <w:rPrChange w:id="38" w:author="Rodolfo Arnaldo" w:date="2018-03-24T23:00:00Z">
                                      <w:rPr/>
                                    </w:rPrChange>
                                  </w:rPr>
                                  <w:t>Unique</w:t>
                                </w:r>
                                <w:proofErr w:type="spellEnd"/>
                                <w:r w:rsidRPr="00C8732E">
                                  <w:rPr>
                                    <w:sz w:val="16"/>
                                    <w:szCs w:val="16"/>
                                    <w:rPrChange w:id="39" w:author="Rodolfo Arnaldo" w:date="2018-03-24T23:00:00Z">
                                      <w:rPr/>
                                    </w:rPrChange>
                                  </w:rPr>
                                  <w:t>, nisso concordo</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7FDB89" id="_x0000_s1039" type="#_x0000_t202" style="position:absolute;left:0;text-align:left;margin-left:370.25pt;margin-top:8.4pt;width:132.2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">
                  <v:textbox style="mso-fit-shape-to-text:t">
                    <w:txbxContent>
                      <w:p w14:paraId="556D8FFB" w14:textId="6ABEAA7A" w:rsidR="00C8732E" w:rsidRPr="00C8732E" w:rsidRDefault="00C8732E">
                        <w:pPr>
                          <w:rPr>
                            <w:ins w:id="40" w:author="Rodolfo Arnaldo" w:date="2018-03-24T23:00:00Z"/>
                            <w:sz w:val="16"/>
                            <w:szCs w:val="16"/>
                            <w:rPrChange w:id="41" w:author="Rodolfo Arnaldo" w:date="2018-03-24T23:00:00Z">
                              <w:rPr>
                                <w:ins w:id="42" w:author="Rodolfo Arnaldo" w:date="2018-03-24T23:00:00Z"/>
                              </w:rPr>
                            </w:rPrChange>
                          </w:rPr>
                        </w:pPr>
                        <w:ins w:id="43" w:author="Rodolfo Arnaldo" w:date="2018-03-24T22:59:00Z">
                          <w:r w:rsidRPr="00C8732E">
                            <w:rPr>
                              <w:sz w:val="16"/>
                              <w:szCs w:val="16"/>
                              <w:rPrChange w:id="44" w:author="Rodolfo Arnaldo" w:date="2018-03-24T23:00:00Z">
                                <w:rPr/>
                              </w:rPrChange>
                            </w:rPr>
                            <w:t>Dizemos mais abaixo que criamos o Id para não ser necessário por email e no</w:t>
                          </w:r>
                        </w:ins>
                        <w:ins w:id="45" w:author="Rodolfo Arnaldo" w:date="2018-03-24T23:00:00Z">
                          <w:r w:rsidRPr="00C8732E">
                            <w:rPr>
                              <w:sz w:val="16"/>
                              <w:szCs w:val="16"/>
                              <w:rPrChange w:id="46" w:author="Rodolfo Arnaldo" w:date="2018-03-24T23:00:00Z">
                                <w:rPr/>
                              </w:rPrChange>
                            </w:rPr>
                            <w:t xml:space="preserve">me no investigador, logo não podemos agora dizer que é </w:t>
                          </w:r>
                          <w:proofErr w:type="spellStart"/>
                          <w:r w:rsidRPr="00C8732E">
                            <w:rPr>
                              <w:sz w:val="16"/>
                              <w:szCs w:val="16"/>
                              <w:rPrChange w:id="47" w:author="Rodolfo Arnaldo" w:date="2018-03-24T23:00:00Z">
                                <w:rPr/>
                              </w:rPrChange>
                            </w:rPr>
                            <w:t>Mandatory</w:t>
                          </w:r>
                          <w:proofErr w:type="spellEnd"/>
                          <w:r w:rsidRPr="00C8732E">
                            <w:rPr>
                              <w:sz w:val="16"/>
                              <w:szCs w:val="16"/>
                              <w:rPrChange w:id="48" w:author="Rodolfo Arnaldo" w:date="2018-03-24T23:00:00Z">
                                <w:rPr/>
                              </w:rPrChange>
                            </w:rPr>
                            <w:t>.</w:t>
                          </w:r>
                        </w:ins>
                        <w:ins w:id="49" w:author="Rodolfo Arnaldo" w:date="2018-03-24T23:45:00Z">
                          <w:r w:rsidR="00CF6999">
                            <w:rPr>
                              <w:sz w:val="16"/>
                              <w:szCs w:val="16"/>
                            </w:rPr>
                            <w:t xml:space="preserve"> (ou então apagamos a 3ªalinea do pon</w:t>
                          </w:r>
                        </w:ins>
                        <w:ins w:id="50" w:author="Rodolfo Arnaldo" w:date="2018-03-24T23:46:00Z">
                          <w:r w:rsidR="00CF6999">
                            <w:rPr>
                              <w:sz w:val="16"/>
                              <w:szCs w:val="16"/>
                            </w:rPr>
                            <w:t>to 1</w:t>
                          </w:r>
                        </w:ins>
                      </w:p>
                      <w:p w14:paraId="6CF12488" w14:textId="206555D1" w:rsidR="00C8732E" w:rsidRPr="00C8732E" w:rsidRDefault="00C8732E">
                        <w:pPr>
                          <w:rPr>
                            <w:sz w:val="16"/>
                            <w:szCs w:val="16"/>
                            <w:rPrChange w:id="51" w:author="Rodolfo Arnaldo" w:date="2018-03-24T23:00:00Z">
                              <w:rPr/>
                            </w:rPrChange>
                          </w:rPr>
                        </w:pPr>
                        <w:ins w:id="52" w:author="Rodolfo Arnaldo" w:date="2018-03-24T23:00:00Z">
                          <w:r w:rsidRPr="00C8732E">
                            <w:rPr>
                              <w:sz w:val="16"/>
                              <w:szCs w:val="16"/>
                              <w:rPrChange w:id="53" w:author="Rodolfo Arnaldo" w:date="2018-03-24T23:00:00Z">
                                <w:rPr/>
                              </w:rPrChange>
                            </w:rPr>
                            <w:t xml:space="preserve">Mas o email ate pode ser </w:t>
                          </w:r>
                          <w:proofErr w:type="spellStart"/>
                          <w:r w:rsidRPr="00C8732E">
                            <w:rPr>
                              <w:sz w:val="16"/>
                              <w:szCs w:val="16"/>
                              <w:rPrChange w:id="54" w:author="Rodolfo Arnaldo" w:date="2018-03-24T23:00:00Z">
                                <w:rPr/>
                              </w:rPrChange>
                            </w:rPr>
                            <w:t>Unique</w:t>
                          </w:r>
                          <w:proofErr w:type="spellEnd"/>
                          <w:r w:rsidRPr="00C8732E">
                            <w:rPr>
                              <w:sz w:val="16"/>
                              <w:szCs w:val="16"/>
                              <w:rPrChange w:id="55" w:author="Rodolfo Arnaldo" w:date="2018-03-24T23:00:00Z">
                                <w:rPr/>
                              </w:rPrChange>
                            </w:rPr>
                            <w:t>, nisso concordo</w:t>
                          </w:r>
                        </w:ins>
                      </w:p>
                    </w:txbxContent>
                  </v:textbox>
                </v:shape>
              </w:pict>
            </mc:Fallback>
          </mc:AlternateContent>
        </w:r>
      </w:ins>
      <w:del w:id="56" w:author="Rodolfo Arnaldo" w:date="2018-03-24T22:53:00Z">
        <w:r w:rsidR="00C8732E" w:rsidDel="00C8732E">
          <w:rPr>
            <w:noProof/>
          </w:rPr>
          <mc:AlternateContent>
            <mc:Choice Requires="wps">
              <w:drawing>
                <wp:anchor distT="45720" distB="45720" distL="114300" distR="114300" simplePos="0" relativeHeight="251654656" behindDoc="0" locked="0" layoutInCell="1" allowOverlap="1" wp14:anchorId="674174E7" wp14:editId="33FB92AE">
                  <wp:simplePos x="0" y="0"/>
                  <wp:positionH relativeFrom="column">
                    <wp:posOffset>3011170</wp:posOffset>
                  </wp:positionH>
                  <wp:positionV relativeFrom="paragraph">
                    <wp:posOffset>290830</wp:posOffset>
                  </wp:positionV>
                  <wp:extent cx="461645" cy="209550"/>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09550"/>
                          </a:xfrm>
                          <a:prstGeom prst="rect">
                            <a:avLst/>
                          </a:prstGeom>
                          <a:noFill/>
                          <a:ln w="9525">
                            <a:noFill/>
                            <a:miter lim="800000"/>
                            <a:headEnd/>
                            <a:tailEnd/>
                          </a:ln>
                        </wps:spPr>
                        <wps:txbx>
                          <w:txbxContent>
                            <w:p w14:paraId="100265C0" w14:textId="2D37AE8D" w:rsidR="00C8732E" w:rsidRPr="00194146" w:rsidRDefault="00C8732E" w:rsidP="00194146">
                              <w:pPr>
                                <w:spacing w:after="0"/>
                                <w:rPr>
                                  <w:color w:val="404040" w:themeColor="text1" w:themeTint="BF"/>
                                  <w:sz w:val="14"/>
                                </w:rPr>
                              </w:pPr>
                              <w:del w:id="57" w:author="Rodolfo Arnaldo" w:date="2018-03-24T22:53:00Z">
                                <w:r w:rsidRPr="00194146" w:rsidDel="00C8732E">
                                  <w:rPr>
                                    <w:color w:val="404040" w:themeColor="text1" w:themeTint="BF"/>
                                    <w:sz w:val="14"/>
                                  </w:rPr>
                                  <w:delText>M/U</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40" type="#_x0000_t202" style="position:absolute;left:0;text-align:left;margin-left:237.1pt;margin-top:22.9pt;width:36.35pt;height:16.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" filled="f" stroked="f">
                  <v:textbox>
                    <w:txbxContent>
                      <w:p w14:paraId="100265C0" w14:textId="2D37AE8D" w:rsidR="00C8732E" w:rsidRPr="00194146" w:rsidRDefault="00C8732E" w:rsidP="00194146">
                        <w:pPr>
                          <w:spacing w:after="0"/>
                          <w:rPr>
                            <w:color w:val="404040" w:themeColor="text1" w:themeTint="BF"/>
                            <w:sz w:val="14"/>
                          </w:rPr>
                        </w:pPr>
                        <w:del w:id="58" w:author="Rodolfo Arnaldo" w:date="2018-03-24T22:53:00Z">
                          <w:r w:rsidRPr="00194146" w:rsidDel="00C8732E">
                            <w:rPr>
                              <w:color w:val="404040" w:themeColor="text1" w:themeTint="BF"/>
                              <w:sz w:val="14"/>
                            </w:rPr>
                            <w:delText>M/U</w:delText>
                          </w:r>
                        </w:del>
                      </w:p>
                    </w:txbxContent>
                  </v:textbox>
                </v:shape>
              </w:pict>
            </mc:Fallback>
          </mc:AlternateContent>
        </w:r>
      </w:del>
      <w:r w:rsidR="003D78DA">
        <w:rPr>
          <w:noProof/>
        </w:rPr>
        <mc:AlternateContent>
          <mc:Choice Requires="wps">
            <w:drawing>
              <wp:anchor distT="45720" distB="45720" distL="114300" distR="114300" simplePos="0" relativeHeight="251644416"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C8732E" w:rsidRPr="00194146" w:rsidRDefault="00C8732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C7308" id="_x0000_s1041" type="#_x0000_t202" style="position:absolute;left:0;text-align:left;margin-left:151.75pt;margin-top:206.45pt;width:111.45pt;height:18.8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I1D+xRMCAAAABAAADgAAAAAAAAAAAAAAAAAuAgAAZHJzL2Uyb0RvYy54bWxQSwECLQAUAAYACAAA&#10;ACEAYrnkYN8AAAALAQAADwAAAAAAAAAAAAAAAABtBAAAZHJzL2Rvd25yZXYueG1sUEsFBgAAAAAE&#10;AAQA8wAAAHkFAAAAAA==&#10;" filled="f" stroked="f">
                <v:textbox>
                  <w:txbxContent>
                    <w:p w14:paraId="46851C75" w14:textId="28D76979" w:rsidR="00C8732E" w:rsidRPr="00194146" w:rsidRDefault="00C8732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3D78DA">
        <w:rPr>
          <w:noProof/>
        </w:rPr>
        <mc:AlternateContent>
          <mc:Choice Requires="wps">
            <w:drawing>
              <wp:anchor distT="45720" distB="45720" distL="114300" distR="114300" simplePos="0" relativeHeight="251675136"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C8732E" w:rsidRPr="00194146" w:rsidRDefault="00C8732E"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42" type="#_x0000_t202" style="position:absolute;left:0;text-align:left;margin-left:251.1pt;margin-top:202.65pt;width:22.5pt;height:18.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JOz&#10;oBECAAD/AwAADgAAAAAAAAAAAAAAAAAuAgAAZHJzL2Uyb0RvYy54bWxQSwECLQAUAAYACAAAACEA&#10;pBOC694AAAALAQAADwAAAAAAAAAAAAAAAABrBAAAZHJzL2Rvd25yZXYueG1sUEsFBgAAAAAEAAQA&#10;8wAAAHYFAAAAAA==&#10;" filled="f" stroked="f">
                <v:textbox>
                  <w:txbxContent>
                    <w:p w14:paraId="72651A0D" w14:textId="77777777" w:rsidR="00C8732E" w:rsidRPr="00194146" w:rsidRDefault="00C8732E"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73088"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C8732E" w:rsidRPr="00194146" w:rsidRDefault="00C8732E"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3" type="#_x0000_t202" style="position:absolute;left:0;text-align:left;margin-left:251.15pt;margin-top:195.15pt;width:22.5pt;height:18.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" filled="f" stroked="f">
                <v:textbox>
                  <w:txbxContent>
                    <w:p w14:paraId="78584EE2" w14:textId="77777777" w:rsidR="00C8732E" w:rsidRPr="00194146" w:rsidRDefault="00C8732E"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71040"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C8732E" w:rsidRPr="00194146" w:rsidRDefault="00C8732E"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4" type="#_x0000_t202" style="position:absolute;left:0;text-align:left;margin-left:26.3pt;margin-top:192.9pt;width:22.5pt;height:18.7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" filled="f" stroked="f">
                <v:textbox>
                  <w:txbxContent>
                    <w:p w14:paraId="5121DD1D" w14:textId="77777777" w:rsidR="00C8732E" w:rsidRPr="00194146" w:rsidRDefault="00C8732E"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68992"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C8732E" w:rsidRPr="00194146" w:rsidRDefault="00C8732E"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5" type="#_x0000_t202" style="position:absolute;left:0;text-align:left;margin-left:26.3pt;margin-top:185.4pt;width:22.5pt;height:18.7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O53+2QR&#10;AgAAAAQAAA4AAAAAAAAAAAAAAAAALgIAAGRycy9lMm9Eb2MueG1sUEsBAi0AFAAGAAgAAAAhAEdt&#10;64DcAAAACQEAAA8AAAAAAAAAAAAAAAAAawQAAGRycy9kb3ducmV2LnhtbFBLBQYAAAAABAAEAPMA&#10;AAB0BQAAAAA=&#10;" filled="f" stroked="f">
                <v:textbox>
                  <w:txbxContent>
                    <w:p w14:paraId="01554EC8" w14:textId="77777777" w:rsidR="00C8732E" w:rsidRPr="00194146" w:rsidRDefault="00C8732E"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6944"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6" type="#_x0000_t202" style="position:absolute;left:0;text-align:left;margin-left:127.25pt;margin-top:110.35pt;width:22.5pt;height:18.7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w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" filled="f" stroked="f">
                <v:textbox>
                  <w:txbxContent>
                    <w:p w14:paraId="3A648B54" w14:textId="77777777"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4896"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7" type="#_x0000_t202" style="position:absolute;left:0;text-align:left;margin-left:127.25pt;margin-top:117.95pt;width:22.5pt;height:18.7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61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" filled="f" stroked="f">
                <v:textbox>
                  <w:txbxContent>
                    <w:p w14:paraId="42DC87D8" w14:textId="77777777"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0800" behindDoc="0" locked="0" layoutInCell="1" allowOverlap="1" wp14:anchorId="385984C8" wp14:editId="449F7A32">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8" type="#_x0000_t202" style="position:absolute;left:0;text-align:left;margin-left:127.05pt;margin-top:103.3pt;width:22.5pt;height:18.7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Oe/oH8Q&#10;AgAAAAQAAA4AAAAAAAAAAAAAAAAALgIAAGRycy9lMm9Eb2MueG1sUEsBAi0AFAAGAAgAAAAhAASf&#10;QSjdAAAACwEAAA8AAAAAAAAAAAAAAAAAagQAAGRycy9kb3ducmV2LnhtbFBLBQYAAAAABAAEAPMA&#10;AAB0BQAAAAA=&#10;" filled="f" stroked="f">
                <v:textbox>
                  <w:txbxContent>
                    <w:p w14:paraId="2DBA922D" w14:textId="77777777"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2848" behindDoc="0" locked="0" layoutInCell="1" allowOverlap="1" wp14:anchorId="2637C091" wp14:editId="351FB565">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9" type="#_x0000_t202" style="position:absolute;left:0;text-align:left;margin-left:127.05pt;margin-top:95.7pt;width:22.5pt;height:18.7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Ltc&#10;jRwSAgAAAAQAAA4AAAAAAAAAAAAAAAAALgIAAGRycy9lMm9Eb2MueG1sUEsBAi0AFAAGAAgAAAAh&#10;AFWDzLXeAAAACwEAAA8AAAAAAAAAAAAAAAAAbAQAAGRycy9kb3ducmV2LnhtbFBLBQYAAAAABAAE&#10;APMAAAB3BQAAAAA=&#10;" filled="f" stroked="f">
                <v:textbox>
                  <w:txbxContent>
                    <w:p w14:paraId="69F5408B" w14:textId="77777777"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6704"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50" type="#_x0000_t202" style="position:absolute;left:0;text-align:left;margin-left:127.25pt;margin-top:88.55pt;width:22.5pt;height:1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Xr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hXJzG32DyTDB5HS9ITok2H/hdnPdmx5uHnHrzkTH+yJOX1bD5P/s2H+eKqpIO/jGwvI2AF&#10;QdU8cjZuNzF7fmR2S5K3KsuRZjN2cuyZbJZVOj6J5OPLc7715+GufwM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69AV&#10;6xACAAAABAAADgAAAAAAAAAAAAAAAAAuAgAAZHJzL2Uyb0RvYy54bWxQSwECLQAUAAYACAAAACEA&#10;uB8UbN8AAAALAQAADwAAAAAAAAAAAAAAAABqBAAAZHJzL2Rvd25yZXYueG1sUEsFBgAAAAAEAAQA&#10;8wAAAHYFAAAAAA==&#10;" filled="f" stroked="f">
                <v:textbox>
                  <w:txbxContent>
                    <w:p w14:paraId="2307F57A" w14:textId="77777777"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8752"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51" type="#_x0000_t202" style="position:absolute;left:0;text-align:left;margin-left:127.25pt;margin-top:80.75pt;width:22.5pt;height:18.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" filled="f" stroked="f">
                <v:textbox>
                  <w:txbxContent>
                    <w:p w14:paraId="40D5BFF3" w14:textId="77777777"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6464"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C8732E" w:rsidRPr="00194146" w:rsidRDefault="00C8732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C8732E" w:rsidRPr="00194146" w:rsidRDefault="00C8732E"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52" type="#_x0000_t202" style="position:absolute;left:0;text-align:left;margin-left:161.6pt;margin-top:152.05pt;width:55.7pt;height:31.9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9dU4ahMCAAAABAAADgAAAAAAAAAAAAAAAAAuAgAAZHJzL2Uyb0RvYy54bWxQSwECLQAUAAYACAAA&#10;ACEA0LjhpN8AAAALAQAADwAAAAAAAAAAAAAAAABtBAAAZHJzL2Rvd25yZXYueG1sUEsFBgAAAAAE&#10;AAQA8wAAAHkFAAAAAA==&#10;" filled="f" stroked="f">
                <v:textbox>
                  <w:txbxContent>
                    <w:p w14:paraId="69A1BEA5" w14:textId="77777777" w:rsidR="00C8732E" w:rsidRPr="00194146" w:rsidRDefault="00C8732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C8732E" w:rsidRPr="00194146" w:rsidRDefault="00C8732E"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640320"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C8732E" w:rsidRPr="00194146" w:rsidRDefault="00C8732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C8732E" w:rsidRPr="00194146" w:rsidRDefault="00C8732E"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3" type="#_x0000_t202" style="position:absolute;left:0;text-align:left;margin-left:38.3pt;margin-top:100.05pt;width:56.95pt;height:31.9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ri3&#10;MBMCAAABBAAADgAAAAAAAAAAAAAAAAAuAgAAZHJzL2Uyb0RvYy54bWxQSwECLQAUAAYACAAAACEA&#10;DemFHdwAAAAKAQAADwAAAAAAAAAAAAAAAABtBAAAZHJzL2Rvd25yZXYueG1sUEsFBgAAAAAEAAQA&#10;8wAAAHYFAAAAAA==&#10;" filled="f" stroked="f">
                <v:textbox>
                  <w:txbxContent>
                    <w:p w14:paraId="68D7DDA3" w14:textId="34833BDD" w:rsidR="00C8732E" w:rsidRPr="00194146" w:rsidRDefault="00C8732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C8732E" w:rsidRPr="00194146" w:rsidRDefault="00C8732E"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2368"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C8732E" w:rsidRPr="00194146" w:rsidRDefault="00C8732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C8732E" w:rsidRPr="00194146" w:rsidRDefault="00C8732E"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4" type="#_x0000_t202" style="position:absolute;left:0;text-align:left;margin-left:313.75pt;margin-top:97.55pt;width:56.35pt;height:31.9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IEm&#10;i6gRAgAAAAQAAA4AAAAAAAAAAAAAAAAALgIAAGRycy9lMm9Eb2MueG1sUEsBAi0AFAAGAAgAAAAh&#10;AFl7zqLfAAAACwEAAA8AAAAAAAAAAAAAAAAAawQAAGRycy9kb3ducmV2LnhtbFBLBQYAAAAABAAE&#10;APMAAAB3BQAAAAA=&#10;" filled="f" stroked="f">
                <v:textbox>
                  <w:txbxContent>
                    <w:p w14:paraId="6A2601D3" w14:textId="77777777" w:rsidR="00C8732E" w:rsidRPr="00194146" w:rsidRDefault="00C8732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C8732E" w:rsidRPr="00194146" w:rsidRDefault="00C8732E"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8512"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5" type="#_x0000_t202" style="position:absolute;left:0;text-align:left;margin-left:44.95pt;margin-top:20.45pt;width:22.5pt;height:18.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bGZ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uemxmRAC&#10;AAAABAAADgAAAAAAAAAAAAAAAAAuAgAAZHJzL2Uyb0RvYy54bWxQSwECLQAUAAYACAAAACEAawpp&#10;HdwAAAAIAQAADwAAAAAAAAAAAAAAAABqBAAAZHJzL2Rvd25yZXYueG1sUEsFBgAAAAAEAAQA8wAA&#10;AHMFAAAAAA==&#10;" filled="f" stroked="f">
                <v:textbox>
                  <w:txbxContent>
                    <w:p w14:paraId="2DE7FB7B" w14:textId="0DA279A6" w:rsidR="00C8732E" w:rsidRPr="00194146" w:rsidRDefault="00C8732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0560" behindDoc="0" locked="0" layoutInCell="1" allowOverlap="1" wp14:anchorId="03EEEC09" wp14:editId="2890F378">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0E112C6A" w:rsidR="00C8732E" w:rsidRPr="00194146" w:rsidRDefault="00C8732E" w:rsidP="00194146">
                            <w:pPr>
                              <w:spacing w:after="0"/>
                              <w:rPr>
                                <w:color w:val="404040" w:themeColor="text1" w:themeTint="BF"/>
                                <w:sz w:val="14"/>
                              </w:rPr>
                            </w:pPr>
                            <w:del w:id="59" w:author="Rodolfo Arnaldo" w:date="2018-03-24T22:53:00Z">
                              <w:r w:rsidRPr="00194146" w:rsidDel="00C8732E">
                                <w:rPr>
                                  <w:color w:val="404040" w:themeColor="text1" w:themeTint="BF"/>
                                  <w:sz w:val="14"/>
                                </w:rPr>
                                <w:delText>M</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6" type="#_x0000_t202" style="position:absolute;left:0;text-align:left;margin-left:242.3pt;margin-top:31.25pt;width:22.5pt;height:18.7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" filled="f" stroked="f">
                <v:textbox>
                  <w:txbxContent>
                    <w:p w14:paraId="3E50AF84" w14:textId="0E112C6A" w:rsidR="00C8732E" w:rsidRPr="00194146" w:rsidRDefault="00C8732E" w:rsidP="00194146">
                      <w:pPr>
                        <w:spacing w:after="0"/>
                        <w:rPr>
                          <w:color w:val="404040" w:themeColor="text1" w:themeTint="BF"/>
                          <w:sz w:val="14"/>
                        </w:rPr>
                      </w:pPr>
                      <w:del w:id="60" w:author="Rodolfo Arnaldo" w:date="2018-03-24T22:53:00Z">
                        <w:r w:rsidRPr="00194146" w:rsidDel="00C8732E">
                          <w:rPr>
                            <w:color w:val="404040" w:themeColor="text1" w:themeTint="BF"/>
                            <w:sz w:val="14"/>
                          </w:rPr>
                          <w:delText>M</w:delText>
                        </w:r>
                      </w:del>
                    </w:p>
                  </w:txbxContent>
                </v:textbox>
              </v:shape>
            </w:pict>
          </mc:Fallback>
        </mc:AlternateContent>
      </w:r>
      <w:r w:rsidR="00BB6667">
        <w:rPr>
          <w:noProof/>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181A18E5" w:rsidR="00BB6667" w:rsidRDefault="00BB6667" w:rsidP="00BB6667">
      <w:pPr>
        <w:pStyle w:val="Legenda"/>
      </w:pPr>
      <w:bookmarkStart w:id="61" w:name="_Ref509152740"/>
      <w:r>
        <w:t xml:space="preserve">Figura </w:t>
      </w:r>
      <w:fldSimple w:instr=" SEQ Figura \* ARABIC ">
        <w:r w:rsidR="005D14A7">
          <w:rPr>
            <w:noProof/>
          </w:rPr>
          <w:t>1</w:t>
        </w:r>
      </w:fldSimple>
      <w:bookmarkEnd w:id="61"/>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5FF83151" w14:textId="179EDB0E" w:rsidR="00BB6667" w:rsidRDefault="00BB6667" w:rsidP="006A7102">
      <w:pPr>
        <w:pStyle w:val="PargrafodaLista"/>
        <w:numPr>
          <w:ilvl w:val="0"/>
          <w:numId w:val="26"/>
        </w:numPr>
      </w:pPr>
      <w:r>
        <w:t xml:space="preserve">Foi acrescentado o campo </w:t>
      </w:r>
      <w:proofErr w:type="spellStart"/>
      <w:r>
        <w:t>IdInvestigador</w:t>
      </w:r>
      <w:proofErr w:type="spellEnd"/>
      <w:r>
        <w:t xml:space="preserve"> para que o email não seja a chave primária da tabela Investigadores, desta forma:</w:t>
      </w:r>
    </w:p>
    <w:p w14:paraId="4F88DF8B" w14:textId="77777777" w:rsidR="00BB6667" w:rsidRDefault="00BB6667" w:rsidP="00BB6667">
      <w:pPr>
        <w:pStyle w:val="PargrafodaLista"/>
        <w:numPr>
          <w:ilvl w:val="0"/>
          <w:numId w:val="25"/>
        </w:numPr>
      </w:pPr>
      <w:r>
        <w:t>Permite alterar o email do investigador sem implicações nas Culturas indexadas ao respetivo Investigador.</w:t>
      </w:r>
    </w:p>
    <w:p w14:paraId="50F4BFA5" w14:textId="007213F3" w:rsidR="00BB6667" w:rsidRDefault="00BB6667" w:rsidP="00BB6667">
      <w:pPr>
        <w:pStyle w:val="PargrafodaLista"/>
        <w:numPr>
          <w:ilvl w:val="0"/>
          <w:numId w:val="25"/>
        </w:numPr>
      </w:pPr>
      <w:r>
        <w:t xml:space="preserve">Viabiliza que o processo de migração possa funcionar registando sempre o último dado alterado uma vez que as chaves sendo sequenciais </w:t>
      </w:r>
      <w:proofErr w:type="spellStart"/>
      <w:r>
        <w:t>auto-numeradas</w:t>
      </w:r>
      <w:proofErr w:type="spellEnd"/>
      <w:r>
        <w:t>, não são sujeitas a alterações ao contr</w:t>
      </w:r>
      <w:r w:rsidR="00FE6769">
        <w:t>á</w:t>
      </w:r>
      <w:r>
        <w:t xml:space="preserve">rio dos emails (isto na migração do </w:t>
      </w:r>
      <w:proofErr w:type="spellStart"/>
      <w:r>
        <w:t>LogInvestigadores</w:t>
      </w:r>
      <w:proofErr w:type="spellEnd"/>
      <w:r>
        <w:t>).</w:t>
      </w:r>
    </w:p>
    <w:p w14:paraId="58690936" w14:textId="2A0EB381" w:rsidR="00BB6667" w:rsidRDefault="00BB6667" w:rsidP="006A7102">
      <w:pPr>
        <w:pStyle w:val="PargrafodaLista"/>
        <w:numPr>
          <w:ilvl w:val="0"/>
          <w:numId w:val="25"/>
        </w:numPr>
      </w:pPr>
      <w:r>
        <w:t>Segundo a norma de anonimização de dados (regulamento geral de proteção de dados) o Investigador deveria conseguir “existir” sem fornecer o email e com o Id consegue.</w:t>
      </w:r>
    </w:p>
    <w:p w14:paraId="50934883" w14:textId="76143073" w:rsidR="00BB6667" w:rsidRDefault="006A7102" w:rsidP="006A7102">
      <w:r>
        <w:t xml:space="preserve">Nota: </w:t>
      </w:r>
      <w:r w:rsidR="00BB6667">
        <w:t xml:space="preserve">Acrescentar este atributo tem a desvantagem de ser necessário, para </w:t>
      </w:r>
      <w:ins w:id="62" w:author="Rodolfo Arnaldo" w:date="2018-03-24T22:57:00Z">
        <w:r w:rsidR="00C8732E">
          <w:t xml:space="preserve">averiguar </w:t>
        </w:r>
      </w:ins>
      <w:del w:id="63" w:author="Rodolfo Arnaldo" w:date="2018-03-24T22:57:00Z">
        <w:r w:rsidR="00BB6667" w:rsidDel="00C8732E">
          <w:delText xml:space="preserve">consultar </w:delText>
        </w:r>
      </w:del>
      <w:r w:rsidR="00BB6667">
        <w:t>o email do responsável de uma cultura, consultar as duas tabelas "Culturas" e "Investigadores" com um JOIN.</w:t>
      </w:r>
    </w:p>
    <w:p w14:paraId="3D51B902" w14:textId="02F174E4" w:rsidR="00BB6667" w:rsidRDefault="00BB6667" w:rsidP="006A7102">
      <w:pPr>
        <w:pStyle w:val="PargrafodaLista"/>
        <w:numPr>
          <w:ilvl w:val="0"/>
          <w:numId w:val="26"/>
        </w:numPr>
      </w:pPr>
      <w:r>
        <w:t xml:space="preserve">Foi acrescentado em todas as tabelas o atributo </w:t>
      </w:r>
      <w:proofErr w:type="spellStart"/>
      <w:r w:rsidRPr="006A7102">
        <w:rPr>
          <w:i/>
        </w:rPr>
        <w:t>Deleted</w:t>
      </w:r>
      <w:proofErr w:type="spellEnd"/>
      <w:r>
        <w:t>, do tipo booleano, que faz com que:</w:t>
      </w:r>
    </w:p>
    <w:p w14:paraId="03335F64" w14:textId="01C55CA3" w:rsidR="00BB6667" w:rsidRDefault="008E7DBC" w:rsidP="006A7102">
      <w:pPr>
        <w:pStyle w:val="PargrafodaLista"/>
        <w:numPr>
          <w:ilvl w:val="0"/>
          <w:numId w:val="28"/>
        </w:numPr>
      </w:pPr>
      <w:r>
        <w:t>Passe a haver</w:t>
      </w:r>
      <w:r w:rsidR="00BB6667">
        <w:t xml:space="preserve"> dois tipos de </w:t>
      </w:r>
      <w:r w:rsidR="006A7102">
        <w:t>operaç</w:t>
      </w:r>
      <w:ins w:id="64" w:author="Rodolfo Arnaldo" w:date="2018-03-24T23:17:00Z">
        <w:r w:rsidR="006B14C2">
          <w:t>ões</w:t>
        </w:r>
      </w:ins>
      <w:del w:id="65" w:author="Rodolfo Arnaldo" w:date="2018-03-24T23:16:00Z">
        <w:r w:rsidR="006A7102" w:rsidDel="006B14C2">
          <w:delText>ão</w:delText>
        </w:r>
      </w:del>
      <w:r w:rsidR="006A7102">
        <w:t xml:space="preserve"> </w:t>
      </w:r>
      <w:r w:rsidR="00BB6667" w:rsidRPr="006A7102">
        <w:rPr>
          <w:i/>
        </w:rPr>
        <w:t>Delete</w:t>
      </w:r>
      <w:r w:rsidR="00FE6769">
        <w:t>:</w:t>
      </w:r>
      <w:r w:rsidR="00BB6667">
        <w:t xml:space="preserve"> um </w:t>
      </w:r>
      <w:r w:rsidR="00BB6667" w:rsidRPr="006A7102">
        <w:rPr>
          <w:i/>
        </w:rPr>
        <w:t>Soft Delete</w:t>
      </w:r>
      <w:r w:rsidR="00BB6667">
        <w:t xml:space="preserve"> em que apenas é alterado o atributo </w:t>
      </w:r>
      <w:proofErr w:type="spellStart"/>
      <w:r w:rsidR="00BB6667" w:rsidRPr="006A7102">
        <w:rPr>
          <w:i/>
        </w:rPr>
        <w:t>Deleted</w:t>
      </w:r>
      <w:proofErr w:type="spellEnd"/>
      <w:r w:rsidR="00BB6667">
        <w:t xml:space="preserve"> e o registo permanece na base de dados, e um </w:t>
      </w:r>
      <w:r w:rsidR="00BB6667" w:rsidRPr="006A7102">
        <w:rPr>
          <w:i/>
        </w:rPr>
        <w:t>Hard Delete</w:t>
      </w:r>
      <w:r w:rsidR="00BB6667">
        <w:t xml:space="preserve"> que elimina por completo a entrada da base de dados e não pode ser revertida.</w:t>
      </w:r>
    </w:p>
    <w:p w14:paraId="64DF34C0" w14:textId="77777777" w:rsidR="00BB6667" w:rsidRDefault="00BB6667" w:rsidP="006A7102">
      <w:pPr>
        <w:pStyle w:val="PargrafodaLista"/>
        <w:numPr>
          <w:ilvl w:val="0"/>
          <w:numId w:val="28"/>
        </w:numPr>
      </w:pPr>
      <w:r>
        <w:t xml:space="preserve">Apenas o Administrador pode fazer </w:t>
      </w:r>
      <w:r w:rsidRPr="006A7102">
        <w:rPr>
          <w:i/>
        </w:rPr>
        <w:t>Hard Delete</w:t>
      </w:r>
      <w:r>
        <w:t>.</w:t>
      </w:r>
    </w:p>
    <w:p w14:paraId="61F79725" w14:textId="77777777" w:rsidR="00BB6667" w:rsidRDefault="00BB6667" w:rsidP="006A7102">
      <w:pPr>
        <w:pStyle w:val="PargrafodaLista"/>
        <w:numPr>
          <w:ilvl w:val="0"/>
          <w:numId w:val="28"/>
        </w:numPr>
      </w:pPr>
      <w:r>
        <w:t xml:space="preserve">O investigador só poderá fazer um </w:t>
      </w:r>
      <w:r w:rsidRPr="006A7102">
        <w:rPr>
          <w:i/>
        </w:rPr>
        <w:t>Soft Delete</w:t>
      </w:r>
      <w:r>
        <w:t xml:space="preserve"> e este terá de ser feito através de uma </w:t>
      </w:r>
      <w:proofErr w:type="spellStart"/>
      <w:r w:rsidRPr="006A7102">
        <w:rPr>
          <w:i/>
        </w:rPr>
        <w:t>Store</w:t>
      </w:r>
      <w:proofErr w:type="spellEnd"/>
      <w:r w:rsidRPr="006A7102">
        <w:rPr>
          <w:i/>
        </w:rPr>
        <w:t xml:space="preserve"> </w:t>
      </w:r>
      <w:proofErr w:type="spellStart"/>
      <w:r w:rsidRPr="006A7102">
        <w:rPr>
          <w:i/>
        </w:rPr>
        <w:t>Procedure</w:t>
      </w:r>
      <w:proofErr w:type="spellEnd"/>
      <w:r>
        <w:t>.</w:t>
      </w:r>
    </w:p>
    <w:p w14:paraId="726E5EC6" w14:textId="75231838" w:rsidR="00BB6667" w:rsidRPr="006A7102" w:rsidRDefault="006A7102" w:rsidP="006A7102">
      <w:pPr>
        <w:pStyle w:val="PargrafodaLista"/>
        <w:numPr>
          <w:ilvl w:val="0"/>
          <w:numId w:val="28"/>
        </w:numPr>
      </w:pPr>
      <w:r>
        <w:t>A</w:t>
      </w:r>
      <w:r w:rsidR="00BB6667">
        <w:t xml:space="preserve"> </w:t>
      </w:r>
      <w:proofErr w:type="spellStart"/>
      <w:r w:rsidR="00BB6667" w:rsidRPr="006A7102">
        <w:rPr>
          <w:i/>
        </w:rPr>
        <w:t>Store</w:t>
      </w:r>
      <w:proofErr w:type="spellEnd"/>
      <w:r w:rsidR="00BB6667" w:rsidRPr="006A7102">
        <w:rPr>
          <w:i/>
        </w:rPr>
        <w:t xml:space="preserve"> </w:t>
      </w:r>
      <w:proofErr w:type="spellStart"/>
      <w:r w:rsidR="00BB6667" w:rsidRPr="006A7102">
        <w:rPr>
          <w:i/>
        </w:rPr>
        <w:t>Procedure</w:t>
      </w:r>
      <w:proofErr w:type="spellEnd"/>
      <w:r w:rsidR="00BB6667">
        <w:t xml:space="preserve"> de </w:t>
      </w:r>
      <w:proofErr w:type="spellStart"/>
      <w:r w:rsidR="00BB6667" w:rsidRPr="006A7102">
        <w:rPr>
          <w:i/>
        </w:rPr>
        <w:t>Select</w:t>
      </w:r>
      <w:proofErr w:type="spellEnd"/>
      <w:r w:rsidR="00BB6667">
        <w:t xml:space="preserve"> </w:t>
      </w:r>
      <w:r w:rsidR="00750A63">
        <w:t xml:space="preserve">e as </w:t>
      </w:r>
      <w:proofErr w:type="spellStart"/>
      <w:r w:rsidR="00750A63">
        <w:t>Views</w:t>
      </w:r>
      <w:proofErr w:type="spellEnd"/>
      <w:r w:rsidR="00750A63">
        <w:t xml:space="preserve"> </w:t>
      </w:r>
      <w:r w:rsidR="00BB6667">
        <w:t>t</w:t>
      </w:r>
      <w:r w:rsidR="00750A63">
        <w:t>ê</w:t>
      </w:r>
      <w:r w:rsidR="00BB6667">
        <w:t xml:space="preserve">m de ter em atenção para descartar os registos </w:t>
      </w:r>
      <w:proofErr w:type="spellStart"/>
      <w:r w:rsidR="00BB6667" w:rsidRPr="006A7102">
        <w:rPr>
          <w:i/>
        </w:rPr>
        <w:t>Deleted</w:t>
      </w:r>
      <w:proofErr w:type="spellEnd"/>
      <w:r w:rsidR="00750A63">
        <w:rPr>
          <w:i/>
        </w:rPr>
        <w:t xml:space="preserve"> </w:t>
      </w:r>
      <w:r w:rsidR="00750A63" w:rsidRPr="00750A63">
        <w:t>dos resultados retornados</w:t>
      </w:r>
      <w:r w:rsidR="00BB6667">
        <w:t>.</w:t>
      </w:r>
    </w:p>
    <w:p w14:paraId="5A4956EE" w14:textId="53CF20B3" w:rsidR="00C07DDF" w:rsidRPr="00E305AE" w:rsidRDefault="00BB6667" w:rsidP="006A7102">
      <w:pPr>
        <w:pStyle w:val="PargrafodaLista"/>
        <w:numPr>
          <w:ilvl w:val="0"/>
          <w:numId w:val="28"/>
        </w:numPr>
        <w:rPr>
          <w:rFonts w:asciiTheme="majorHAnsi" w:eastAsiaTheme="majorEastAsia" w:hAnsiTheme="majorHAnsi" w:cstheme="majorBidi"/>
          <w:color w:val="4F81BD" w:themeColor="accent1"/>
        </w:rPr>
      </w:pPr>
      <w:r w:rsidRPr="006A7102">
        <w:t>Seja possível reverter um</w:t>
      </w:r>
      <w:r w:rsidR="006A7102">
        <w:t xml:space="preserve"> Soft</w:t>
      </w:r>
      <w:r w:rsidRPr="006A7102">
        <w:t xml:space="preserve"> </w:t>
      </w:r>
      <w:r w:rsidRPr="006A7102">
        <w:rPr>
          <w:i/>
        </w:rPr>
        <w:t>Delete</w:t>
      </w:r>
      <w:r w:rsidRPr="006A7102">
        <w:t xml:space="preserve"> enganado, </w:t>
      </w:r>
      <w:r w:rsidR="006A7102" w:rsidRPr="006A7102">
        <w:t>através do utilizador Administrador</w:t>
      </w:r>
      <w:r w:rsidRPr="006A7102">
        <w:t>.</w:t>
      </w:r>
    </w:p>
    <w:p w14:paraId="4C266285" w14:textId="77777777" w:rsidR="00E305AE" w:rsidRPr="00E305AE" w:rsidRDefault="00E305AE" w:rsidP="00E305AE">
      <w:pPr>
        <w:pStyle w:val="PargrafodaLista"/>
        <w:rPr>
          <w:rFonts w:asciiTheme="majorHAnsi" w:eastAsiaTheme="majorEastAsia" w:hAnsiTheme="majorHAnsi" w:cstheme="majorBidi"/>
          <w:color w:val="4F81BD" w:themeColor="accent1"/>
        </w:rPr>
      </w:pPr>
    </w:p>
    <w:p w14:paraId="58A1A1B3" w14:textId="31998EDA" w:rsidR="00E305AE" w:rsidRPr="00E305AE" w:rsidRDefault="00E305AE" w:rsidP="00E305AE">
      <w:pPr>
        <w:pStyle w:val="PargrafodaLista"/>
        <w:numPr>
          <w:ilvl w:val="0"/>
          <w:numId w:val="26"/>
        </w:numPr>
      </w:pPr>
      <w:r>
        <w:t xml:space="preserve">Na tabela </w:t>
      </w:r>
      <w:proofErr w:type="spellStart"/>
      <w:r>
        <w:t>HumidadeTemperatura</w:t>
      </w:r>
      <w:proofErr w:type="spellEnd"/>
      <w:r w:rsidR="003A5361">
        <w:t xml:space="preserve"> e </w:t>
      </w:r>
      <w:proofErr w:type="spellStart"/>
      <w:r w:rsidR="003A5361">
        <w:t>Medicoes</w:t>
      </w:r>
      <w:proofErr w:type="spellEnd"/>
      <w:r>
        <w:t>, os campos Data</w:t>
      </w:r>
      <w:r w:rsidR="00DB3963">
        <w:t xml:space="preserve"> da medição</w:t>
      </w:r>
      <w:r>
        <w:t xml:space="preserve"> e Hora da medição foram unidos num campo único de Data e Hora (</w:t>
      </w:r>
      <w:proofErr w:type="spellStart"/>
      <w:r>
        <w:t>timestamp</w:t>
      </w:r>
      <w:proofErr w:type="spellEnd"/>
      <w:r>
        <w:t xml:space="preserve">).  Dessa forma é possível uniformizar os campos de data e hora com as restantes tabelas de </w:t>
      </w:r>
      <w:proofErr w:type="spellStart"/>
      <w:r>
        <w:t>logs</w:t>
      </w:r>
      <w:proofErr w:type="spellEnd"/>
      <w:r>
        <w:t xml:space="preserve">, visto a tabela </w:t>
      </w:r>
      <w:proofErr w:type="spellStart"/>
      <w:r>
        <w:t>HumidadeTemperatura</w:t>
      </w:r>
      <w:proofErr w:type="spellEnd"/>
      <w:r>
        <w:t xml:space="preserve"> funcionar também como log.</w:t>
      </w:r>
      <w:r w:rsidR="00DB3963">
        <w:t xml:space="preserve"> No caso da tabela </w:t>
      </w:r>
      <w:proofErr w:type="spellStart"/>
      <w:r w:rsidR="00DB3963">
        <w:t>Medicoes</w:t>
      </w:r>
      <w:proofErr w:type="spellEnd"/>
      <w:r w:rsidR="00DB3963">
        <w:t xml:space="preserve">, apesar de esta ter uma tabela log associada, usando um </w:t>
      </w:r>
      <w:proofErr w:type="spellStart"/>
      <w:r w:rsidR="00DB3963">
        <w:t>timestamp</w:t>
      </w:r>
      <w:proofErr w:type="spellEnd"/>
      <w:r w:rsidR="00DB3963">
        <w:t xml:space="preserve"> uniformiza todos os atributos de data e hora na base de dados.</w:t>
      </w:r>
      <w:r w:rsidR="005D14A7">
        <w:t xml:space="preserve"> A única desvantagem presente na junção dos campos Data e Hora, é o facto da camada superior (lógica ou aplicação) poder ter </w:t>
      </w:r>
      <w:r w:rsidR="004565BB">
        <w:t>que</w:t>
      </w:r>
      <w:r w:rsidR="005D14A7">
        <w:t xml:space="preserve"> tratar da conversão Data e Hora para </w:t>
      </w:r>
      <w:proofErr w:type="spellStart"/>
      <w:r w:rsidR="005D14A7">
        <w:t>timestamp</w:t>
      </w:r>
      <w:proofErr w:type="spellEnd"/>
      <w:r w:rsidR="005D14A7">
        <w:t xml:space="preserve"> perante a necessidade de </w:t>
      </w:r>
      <w:r w:rsidR="004565BB">
        <w:t xml:space="preserve">ter </w:t>
      </w:r>
      <w:r w:rsidR="005D14A7">
        <w:t xml:space="preserve">os campos </w:t>
      </w:r>
      <w:r w:rsidR="004565BB">
        <w:t xml:space="preserve">separados </w:t>
      </w:r>
      <w:r w:rsidR="005D14A7">
        <w:t>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66" w:name="_Toc509692730"/>
      <w:r>
        <w:lastRenderedPageBreak/>
        <w:t xml:space="preserve">Apreciação Crítica </w:t>
      </w:r>
      <w:r w:rsidR="002F43DF">
        <w:t>e</w:t>
      </w:r>
      <w:r>
        <w:t xml:space="preserve"> esquema relacional</w:t>
      </w:r>
      <w:r w:rsidR="002F43DF">
        <w:t xml:space="preserve"> implementado</w:t>
      </w:r>
      <w:bookmarkEnd w:id="6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Cabealho2"/>
      </w:pPr>
      <w:bookmarkStart w:id="67" w:name="_Toc509692731"/>
      <w:bookmarkStart w:id="68" w:name="_Toc320026707"/>
      <w:r>
        <w:rPr>
          <w:rStyle w:val="Cabealho3Carter"/>
        </w:rPr>
        <w:lastRenderedPageBreak/>
        <w:t>Utilizadores</w:t>
      </w:r>
      <w:bookmarkEnd w:id="67"/>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77777777" w:rsidR="000E45AC" w:rsidRPr="000E45AC"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 xml:space="preserve">Um utilizador </w:t>
      </w:r>
      <w:proofErr w:type="spellStart"/>
      <w:r w:rsidRPr="00FE6769">
        <w:t>MongoDB</w:t>
      </w:r>
      <w:proofErr w:type="spellEnd"/>
      <w:r w:rsidRPr="00FE6769">
        <w:t>;</w:t>
      </w:r>
    </w:p>
    <w:p w14:paraId="097D9325" w14:textId="214C6F85" w:rsidR="000E45AC" w:rsidRPr="00641CAA" w:rsidRDefault="000E45AC" w:rsidP="000E45AC">
      <w:pPr>
        <w:rPr>
          <w:rStyle w:val="Forte"/>
        </w:rPr>
      </w:pPr>
      <w:r w:rsidRPr="00641CAA">
        <w:rPr>
          <w:rStyle w:val="Forte"/>
        </w:rPr>
        <w:t>Administrador principal</w:t>
      </w:r>
    </w:p>
    <w:p w14:paraId="3F92FFC4" w14:textId="07CA5C68" w:rsidR="009B4C31" w:rsidRDefault="000E45AC" w:rsidP="00DB5E63">
      <w:r>
        <w:t>Este utilizador somente pode pertencer a uma pessoa na organização, correspondendo a um “</w:t>
      </w:r>
      <w:proofErr w:type="spellStart"/>
      <w:proofErr w:type="gramStart"/>
      <w:r>
        <w:t>super</w:t>
      </w:r>
      <w:proofErr w:type="spellEnd"/>
      <w:r>
        <w:t xml:space="preserve"> utilizador</w:t>
      </w:r>
      <w:proofErr w:type="gramEnd"/>
      <w:r>
        <w:t xml:space="preserve">”. Não confundir com o utilizador DBA, pois esse utilizador pertence à equipa de desenvolvimento e não possui quaisquer restrições. Este utilizador será responsável pela criação de utilizadores no grupo dos administradores. Poderá fazer quaisquer alterações aos dados das tabelas (à exceção das tabelas de </w:t>
      </w:r>
      <w:proofErr w:type="spellStart"/>
      <w:r>
        <w:t>logs</w:t>
      </w:r>
      <w:proofErr w:type="spellEnd"/>
      <w:r w:rsidRPr="00BF3A93">
        <w:t xml:space="preserve">). </w:t>
      </w:r>
      <w:r w:rsidR="00DB5E63" w:rsidRPr="00BF3A93">
        <w:t xml:space="preserve">Tanto este administrador, como os outros não terão qualquer permissão para criar ou alterar a estrutura de tabelas, nem alterar a estrutura da base de dados, </w:t>
      </w:r>
      <w:r w:rsidR="00584532" w:rsidRPr="00BF3A93">
        <w:t>sendo estas funções da responsabilidade do utilizador DBA. A</w:t>
      </w:r>
      <w:r w:rsidR="00DB5E63" w:rsidRPr="00BF3A93">
        <w:t>s suas permissões limita</w:t>
      </w:r>
      <w:r w:rsidR="00584532" w:rsidRPr="00BF3A93">
        <w:t>m-se apenas a controlo de dados.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3E13E96E" w14:textId="3E0F477B" w:rsidR="009B4C31" w:rsidRDefault="009B4C31" w:rsidP="009B4C31">
      <w:r>
        <w:t xml:space="preserve">Os administradores, após o administrador principal, são os utilizadores que terão maior controlo sobre operações na base de dados, podendo ver e alterar uma grande parte da mesma. </w:t>
      </w:r>
    </w:p>
    <w:p w14:paraId="4A158AF4" w14:textId="77777777" w:rsidR="00DA553D" w:rsidRDefault="009B4C31" w:rsidP="00DA553D">
      <w:pPr>
        <w:rPr>
          <w:bCs/>
        </w:rPr>
      </w:pPr>
      <w:r w:rsidRPr="009B4C31">
        <w:rPr>
          <w:bCs/>
        </w:rPr>
        <w:t>Notas:</w:t>
      </w:r>
      <w:r w:rsidR="00DA553D">
        <w:rPr>
          <w:bCs/>
        </w:rPr>
        <w:t xml:space="preserve"> </w:t>
      </w:r>
    </w:p>
    <w:p w14:paraId="19AB2ACE" w14:textId="338CF10D" w:rsidR="00DA553D" w:rsidRDefault="00DA553D" w:rsidP="00DA553D">
      <w:proofErr w:type="gramStart"/>
      <w:r>
        <w:t xml:space="preserve">(a) </w:t>
      </w:r>
      <w:r w:rsidR="009B4C31">
        <w:t>Os</w:t>
      </w:r>
      <w:proofErr w:type="gramEnd"/>
      <w:r w:rsidR="009B4C31">
        <w:t xml:space="preserve"> </w:t>
      </w:r>
      <w:proofErr w:type="spellStart"/>
      <w:r w:rsidR="009B4C31" w:rsidRPr="00DA553D">
        <w:rPr>
          <w:i/>
        </w:rPr>
        <w:t>inserts</w:t>
      </w:r>
      <w:proofErr w:type="spellEnd"/>
      <w:r w:rsidR="009B4C31" w:rsidRPr="00DA553D">
        <w:t xml:space="preserve">, </w:t>
      </w:r>
      <w:r w:rsidR="009B4C31" w:rsidRPr="00DA553D">
        <w:rPr>
          <w:i/>
        </w:rPr>
        <w:t>deletes</w:t>
      </w:r>
      <w:r w:rsidR="009B4C31" w:rsidRPr="00DA553D">
        <w:t xml:space="preserve"> e </w:t>
      </w:r>
      <w:proofErr w:type="spellStart"/>
      <w:r w:rsidR="009B4C31" w:rsidRPr="00DA553D">
        <w:rPr>
          <w:i/>
        </w:rPr>
        <w:t>updates</w:t>
      </w:r>
      <w:proofErr w:type="spellEnd"/>
      <w:r w:rsidR="009B4C31" w:rsidRPr="00DA553D">
        <w:t xml:space="preserve"> na tabela dos Investigadores, terão de ser complementados com </w:t>
      </w:r>
      <w:commentRangeStart w:id="69"/>
      <w:proofErr w:type="spellStart"/>
      <w:r w:rsidR="009B4C31" w:rsidRPr="00DA553D">
        <w:rPr>
          <w:i/>
        </w:rPr>
        <w:t>triggers</w:t>
      </w:r>
      <w:commentRangeEnd w:id="69"/>
      <w:proofErr w:type="spellEnd"/>
      <w:r w:rsidR="00CF6999">
        <w:rPr>
          <w:rStyle w:val="Refdecomentrio"/>
        </w:rPr>
        <w:commentReference w:id="69"/>
      </w:r>
      <w:r w:rsidR="009B4C31" w:rsidRPr="00DA553D">
        <w:t xml:space="preserve"> para a criação de logins de acesso à base de dados, sendo introduzidos no grupo dos Investigadores.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472026B6" w:rsidR="00DA553D" w:rsidRDefault="00DA553D" w:rsidP="00DA553D">
      <w:r>
        <w:t xml:space="preserve">Os Investigadores serão o grupo mais complexo da base de dados. Terão acessos variados por tabela, como refere no use cases, mas também outras permissões que consideramos importantes </w:t>
      </w:r>
      <w:del w:id="70" w:author="Rodolfo Arnaldo" w:date="2018-03-24T23:46:00Z">
        <w:r w:rsidDel="00CF6999">
          <w:delText xml:space="preserve">a </w:delText>
        </w:r>
      </w:del>
      <w:r>
        <w:t>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05A7DA0C" w:rsidR="00DA553D" w:rsidRDefault="00DA553D" w:rsidP="00DA553D">
      <w:proofErr w:type="gramStart"/>
      <w:r>
        <w:t>(b</w:t>
      </w:r>
      <w:r w:rsidR="00A16CE9">
        <w:t>)</w:t>
      </w:r>
      <w:r w:rsidR="00A16CE9" w:rsidRPr="00A16CE9">
        <w:t xml:space="preserve"> </w:t>
      </w:r>
      <w:r w:rsidR="00A16CE9">
        <w:t>Os</w:t>
      </w:r>
      <w:proofErr w:type="gramEnd"/>
      <w:r w:rsidR="00A16CE9">
        <w:t xml:space="preserve"> </w:t>
      </w:r>
      <w:proofErr w:type="spellStart"/>
      <w:r w:rsidR="00A16CE9">
        <w:t>s</w:t>
      </w:r>
      <w:r w:rsidR="00A16CE9" w:rsidRPr="00A16CE9">
        <w:rPr>
          <w:i/>
        </w:rPr>
        <w:t>elects</w:t>
      </w:r>
      <w:proofErr w:type="spellEnd"/>
      <w:r w:rsidR="00A16CE9">
        <w:t xml:space="preserve"> </w:t>
      </w:r>
      <w:ins w:id="71" w:author="Rodolfo Arnaldo" w:date="2018-03-24T23:48:00Z">
        <w:r w:rsidR="00CF6999">
          <w:t>(</w:t>
        </w:r>
      </w:ins>
      <w:r w:rsidR="00A16CE9">
        <w:t>feitos</w:t>
      </w:r>
      <w:ins w:id="72" w:author="Rodolfo Arnaldo" w:date="2018-03-24T23:48:00Z">
        <w:r w:rsidR="00CF6999">
          <w:t xml:space="preserve"> a partir de </w:t>
        </w:r>
        <w:proofErr w:type="spellStart"/>
        <w:r w:rsidR="00CF6999">
          <w:t>Store</w:t>
        </w:r>
        <w:proofErr w:type="spellEnd"/>
        <w:r w:rsidR="00CF6999">
          <w:t xml:space="preserve"> </w:t>
        </w:r>
        <w:proofErr w:type="spellStart"/>
        <w:r w:rsidR="00CF6999">
          <w:t>Procedures</w:t>
        </w:r>
        <w:proofErr w:type="spellEnd"/>
        <w:r w:rsidR="00CF6999">
          <w:t xml:space="preserve">) </w:t>
        </w:r>
      </w:ins>
      <w:ins w:id="73" w:author="Rodolfo Arnaldo" w:date="2018-03-24T23:49:00Z">
        <w:r w:rsidR="00CF6999">
          <w:t>executados</w:t>
        </w:r>
      </w:ins>
      <w:r w:rsidR="00A16CE9">
        <w:t xml:space="preserve"> p</w:t>
      </w:r>
      <w:ins w:id="74" w:author="Rodolfo Arnaldo" w:date="2018-03-24T23:47:00Z">
        <w:r w:rsidR="00CF6999">
          <w:t>el</w:t>
        </w:r>
      </w:ins>
      <w:del w:id="75" w:author="Rodolfo Arnaldo" w:date="2018-03-24T23:47:00Z">
        <w:r w:rsidR="00A16CE9" w:rsidDel="00CF6999">
          <w:delText xml:space="preserve">or </w:delText>
        </w:r>
      </w:del>
      <w:r w:rsidR="00A16CE9">
        <w:t xml:space="preserve">os investigadores às tabelas Investigador, Cultura, </w:t>
      </w:r>
      <w:proofErr w:type="spellStart"/>
      <w:r w:rsidR="00A16CE9">
        <w:t>Variaveis</w:t>
      </w:r>
      <w:proofErr w:type="spellEnd"/>
      <w:r w:rsidR="00A16CE9">
        <w:t xml:space="preserve">, </w:t>
      </w:r>
      <w:proofErr w:type="spellStart"/>
      <w:r w:rsidR="00A16CE9">
        <w:t>VariaveisMedidas</w:t>
      </w:r>
      <w:proofErr w:type="spellEnd"/>
      <w:r w:rsidR="00A16CE9">
        <w:t xml:space="preserve"> e </w:t>
      </w:r>
      <w:proofErr w:type="spellStart"/>
      <w:r w:rsidR="00A16CE9">
        <w:t>Medicoes</w:t>
      </w:r>
      <w:proofErr w:type="spellEnd"/>
      <w:r w:rsidR="00A16CE9">
        <w:t xml:space="preserve"> serão realizados através de </w:t>
      </w:r>
      <w:proofErr w:type="spellStart"/>
      <w:r w:rsidR="00A16CE9" w:rsidRPr="00A16CE9">
        <w:rPr>
          <w:i/>
        </w:rPr>
        <w:t>Views</w:t>
      </w:r>
      <w:proofErr w:type="spellEnd"/>
      <w:r w:rsidR="00A16CE9">
        <w:t xml:space="preserve">, para garantirmos que </w:t>
      </w:r>
      <w:ins w:id="76" w:author="Rodolfo Arnaldo" w:date="2018-03-24T23:49:00Z">
        <w:r w:rsidR="00CF6999">
          <w:t xml:space="preserve">cada investigador </w:t>
        </w:r>
      </w:ins>
      <w:r w:rsidR="00A16CE9">
        <w:t xml:space="preserve">apenas </w:t>
      </w:r>
      <w:ins w:id="77" w:author="Rodolfo Arnaldo" w:date="2018-03-24T23:49:00Z">
        <w:r w:rsidR="00CF6999">
          <w:t xml:space="preserve">consulta </w:t>
        </w:r>
      </w:ins>
      <w:del w:id="78" w:author="Rodolfo Arnaldo" w:date="2018-03-24T23:49:00Z">
        <w:r w:rsidR="00A16CE9" w:rsidDel="00CF6999">
          <w:delText xml:space="preserve">resulta </w:delText>
        </w:r>
      </w:del>
      <w:r w:rsidR="00A16CE9">
        <w:t>informação pertencente a</w:t>
      </w:r>
      <w:ins w:id="79" w:author="Rodolfo Arnaldo" w:date="2018-03-24T23:50:00Z">
        <w:r w:rsidR="00CF6999">
          <w:t>o</w:t>
        </w:r>
      </w:ins>
      <w:del w:id="80" w:author="Rodolfo Arnaldo" w:date="2018-03-24T23:49:00Z">
        <w:r w:rsidR="00A16CE9" w:rsidDel="00CF6999">
          <w:delText xml:space="preserve"> esse</w:delText>
        </w:r>
      </w:del>
      <w:r w:rsidR="00A16CE9">
        <w:t xml:space="preserve"> investigador</w:t>
      </w:r>
      <w:ins w:id="81" w:author="Rodolfo Arnaldo" w:date="2018-03-24T23:50:00Z">
        <w:r w:rsidR="00CF6999">
          <w:t xml:space="preserve"> em questão</w:t>
        </w:r>
      </w:ins>
      <w:r w:rsidR="00A16CE9">
        <w:t>.</w:t>
      </w:r>
    </w:p>
    <w:p w14:paraId="151E504E" w14:textId="44BC621F" w:rsidR="0041513E" w:rsidRDefault="00DA553D" w:rsidP="00DA553D">
      <w:proofErr w:type="gramStart"/>
      <w:r>
        <w:lastRenderedPageBreak/>
        <w:t>(c) Existirá</w:t>
      </w:r>
      <w:proofErr w:type="gramEnd"/>
      <w:r>
        <w:t xml:space="preserve"> um </w:t>
      </w:r>
      <w:proofErr w:type="spellStart"/>
      <w:r w:rsidRPr="00DA553D">
        <w:rPr>
          <w:i/>
        </w:rPr>
        <w:t>trigger</w:t>
      </w:r>
      <w:proofErr w:type="spellEnd"/>
      <w:r>
        <w:t xml:space="preserve"> que antecede às operações </w:t>
      </w:r>
      <w:proofErr w:type="spellStart"/>
      <w:r w:rsidRPr="00DA553D">
        <w:rPr>
          <w:i/>
        </w:rPr>
        <w:t>Insert</w:t>
      </w:r>
      <w:proofErr w:type="spellEnd"/>
      <w:r>
        <w:t xml:space="preserve">, </w:t>
      </w:r>
      <w:r w:rsidRPr="00DA553D">
        <w:rPr>
          <w:i/>
        </w:rPr>
        <w:t>Delete</w:t>
      </w:r>
      <w:r>
        <w:t xml:space="preserve"> e </w:t>
      </w:r>
      <w:proofErr w:type="spellStart"/>
      <w:r w:rsidRPr="00DA553D">
        <w:rPr>
          <w:i/>
        </w:rPr>
        <w:t>Update</w:t>
      </w:r>
      <w:proofErr w:type="spellEnd"/>
      <w:r>
        <w:t xml:space="preserve"> da tabela </w:t>
      </w:r>
      <w:proofErr w:type="spellStart"/>
      <w:r>
        <w:t>Medicoes</w:t>
      </w:r>
      <w:proofErr w:type="spellEnd"/>
      <w:r>
        <w:t xml:space="preserve">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del w:id="82" w:author="Rodolfo Arnaldo" w:date="2018-03-24T23:51:00Z">
        <w:r w:rsidDel="002B346C">
          <w:delText xml:space="preserve"> em questão</w:delText>
        </w:r>
      </w:del>
      <w:r>
        <w:t>.</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 xml:space="preserve">Utilizador </w:t>
      </w:r>
      <w:proofErr w:type="spellStart"/>
      <w:r w:rsidRPr="00020DCB">
        <w:rPr>
          <w:rStyle w:val="Forte"/>
        </w:rPr>
        <w:t>MongoDB</w:t>
      </w:r>
      <w:proofErr w:type="spellEnd"/>
    </w:p>
    <w:p w14:paraId="08DB8FE4" w14:textId="185D3C6C" w:rsidR="00A16CE9" w:rsidRDefault="00020DCB" w:rsidP="00020DCB">
      <w:r>
        <w:t xml:space="preserve">Este utilizador será utilizado pela base de dados </w:t>
      </w:r>
      <w:proofErr w:type="spellStart"/>
      <w:r>
        <w:t>MongoDB</w:t>
      </w:r>
      <w:proofErr w:type="spellEnd"/>
      <w:r>
        <w:t xml:space="preserve">, para enviar dados brutos dos sensores para a tabela </w:t>
      </w:r>
      <w:proofErr w:type="spellStart"/>
      <w:r>
        <w:t>HumidadeTemperatura</w:t>
      </w:r>
      <w:proofErr w:type="spellEnd"/>
      <w:r>
        <w:t xml:space="preserve">, tendo apenas uma permissão de </w:t>
      </w:r>
      <w:proofErr w:type="spellStart"/>
      <w:r w:rsidRPr="00020DCB">
        <w:rPr>
          <w:i/>
        </w:rPr>
        <w:t>insert</w:t>
      </w:r>
      <w:proofErr w:type="spellEnd"/>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proofErr w:type="spellStart"/>
            <w:r w:rsidRPr="00242BF9">
              <w:rPr>
                <w:b/>
              </w:rPr>
              <w:t>MongoDB</w:t>
            </w:r>
            <w:proofErr w:type="spellEnd"/>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359EC062" w:rsidR="0041513E" w:rsidRDefault="00265BC7" w:rsidP="0041513E">
            <w:pPr>
              <w:jc w:val="center"/>
            </w:pPr>
            <w:r>
              <w:t>S, U, I, SD, HD</w:t>
            </w:r>
          </w:p>
        </w:tc>
        <w:tc>
          <w:tcPr>
            <w:tcW w:w="1737" w:type="dxa"/>
            <w:vAlign w:val="center"/>
          </w:tcPr>
          <w:p w14:paraId="7B771B25" w14:textId="2C00B180" w:rsidR="0041513E" w:rsidRDefault="00265BC7" w:rsidP="0041513E">
            <w:pPr>
              <w:jc w:val="center"/>
            </w:pPr>
            <w:r>
              <w:t>S, 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361D7395" w:rsidR="0041513E" w:rsidRDefault="00265BC7" w:rsidP="0041513E">
            <w:pPr>
              <w:jc w:val="center"/>
            </w:pPr>
            <w:r>
              <w:t>S, U, I, SD, HD</w:t>
            </w:r>
          </w:p>
        </w:tc>
        <w:tc>
          <w:tcPr>
            <w:tcW w:w="1737" w:type="dxa"/>
            <w:vAlign w:val="center"/>
          </w:tcPr>
          <w:p w14:paraId="4FDD8C0D" w14:textId="7EBC3C89" w:rsidR="0041513E" w:rsidRDefault="00265BC7" w:rsidP="0041513E">
            <w:pPr>
              <w:jc w:val="center"/>
            </w:pPr>
            <w:r>
              <w:t>S, 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proofErr w:type="spellStart"/>
            <w:r w:rsidRPr="00265BC7">
              <w:t>Variaveis</w:t>
            </w:r>
            <w:proofErr w:type="spellEnd"/>
          </w:p>
        </w:tc>
        <w:tc>
          <w:tcPr>
            <w:tcW w:w="1620" w:type="dxa"/>
            <w:vAlign w:val="center"/>
          </w:tcPr>
          <w:p w14:paraId="4307F5BF" w14:textId="22E7DCFE" w:rsidR="0041513E" w:rsidRDefault="00265BC7" w:rsidP="0041513E">
            <w:pPr>
              <w:jc w:val="center"/>
            </w:pPr>
            <w:r>
              <w:t>S, U, I, SD, HD</w:t>
            </w:r>
          </w:p>
        </w:tc>
        <w:tc>
          <w:tcPr>
            <w:tcW w:w="1737" w:type="dxa"/>
            <w:vAlign w:val="center"/>
          </w:tcPr>
          <w:p w14:paraId="236B7D00" w14:textId="166B430A" w:rsidR="0041513E" w:rsidRDefault="00265BC7" w:rsidP="0041513E">
            <w:pPr>
              <w:jc w:val="center"/>
            </w:pPr>
            <w:r>
              <w:t>S, 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proofErr w:type="spellStart"/>
            <w:r w:rsidRPr="00265BC7">
              <w:t>VariaveisMedidas</w:t>
            </w:r>
            <w:proofErr w:type="spellEnd"/>
          </w:p>
        </w:tc>
        <w:tc>
          <w:tcPr>
            <w:tcW w:w="1620" w:type="dxa"/>
            <w:vAlign w:val="center"/>
          </w:tcPr>
          <w:p w14:paraId="365F342C" w14:textId="3415C927" w:rsidR="0041513E" w:rsidRDefault="00265BC7" w:rsidP="0041513E">
            <w:pPr>
              <w:jc w:val="center"/>
            </w:pPr>
            <w:r>
              <w:t>S, U, I, SD, HD</w:t>
            </w:r>
          </w:p>
        </w:tc>
        <w:tc>
          <w:tcPr>
            <w:tcW w:w="1737" w:type="dxa"/>
            <w:vAlign w:val="center"/>
          </w:tcPr>
          <w:p w14:paraId="7D613DC5" w14:textId="2BF7A66F" w:rsidR="0041513E" w:rsidRDefault="00265BC7" w:rsidP="0041513E">
            <w:pPr>
              <w:jc w:val="center"/>
            </w:pPr>
            <w:r>
              <w:t>S, 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proofErr w:type="spellStart"/>
            <w:r w:rsidRPr="00265BC7">
              <w:t>Medicoes</w:t>
            </w:r>
            <w:proofErr w:type="spellEnd"/>
          </w:p>
        </w:tc>
        <w:tc>
          <w:tcPr>
            <w:tcW w:w="1620" w:type="dxa"/>
            <w:vAlign w:val="center"/>
          </w:tcPr>
          <w:p w14:paraId="0EFBC895" w14:textId="42D29E95" w:rsidR="0041513E" w:rsidRDefault="00265BC7" w:rsidP="0041513E">
            <w:pPr>
              <w:jc w:val="center"/>
            </w:pPr>
            <w:r>
              <w:t>S, U, I, SD, HD</w:t>
            </w:r>
          </w:p>
        </w:tc>
        <w:tc>
          <w:tcPr>
            <w:tcW w:w="1737" w:type="dxa"/>
            <w:vAlign w:val="center"/>
          </w:tcPr>
          <w:p w14:paraId="6C4ABFA3" w14:textId="56B8B4F5" w:rsidR="0041513E" w:rsidRDefault="00265BC7" w:rsidP="0041513E">
            <w:pPr>
              <w:jc w:val="center"/>
            </w:pPr>
            <w:r>
              <w:t>S, 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proofErr w:type="spellStart"/>
            <w:r w:rsidRPr="00265BC7">
              <w:t>HumidadeTemperatura</w:t>
            </w:r>
            <w:proofErr w:type="spellEnd"/>
          </w:p>
        </w:tc>
        <w:tc>
          <w:tcPr>
            <w:tcW w:w="1620" w:type="dxa"/>
            <w:vAlign w:val="center"/>
          </w:tcPr>
          <w:p w14:paraId="334C497B" w14:textId="77517D8E" w:rsidR="0041513E" w:rsidRDefault="0069537A" w:rsidP="0041513E">
            <w:pPr>
              <w:jc w:val="center"/>
            </w:pPr>
            <w:r>
              <w:t>S</w:t>
            </w:r>
          </w:p>
        </w:tc>
        <w:tc>
          <w:tcPr>
            <w:tcW w:w="1737" w:type="dxa"/>
            <w:vAlign w:val="center"/>
          </w:tcPr>
          <w:p w14:paraId="10ABBF70" w14:textId="25B2867C" w:rsidR="0041513E" w:rsidRDefault="0069537A" w:rsidP="0041513E">
            <w:pPr>
              <w:jc w:val="center"/>
            </w:pPr>
            <w:r>
              <w:t>S</w:t>
            </w:r>
          </w:p>
        </w:tc>
        <w:tc>
          <w:tcPr>
            <w:tcW w:w="1630" w:type="dxa"/>
            <w:vAlign w:val="center"/>
          </w:tcPr>
          <w:p w14:paraId="27DBF7AB" w14:textId="34A0DD5D" w:rsidR="0041513E" w:rsidRDefault="008D3AD7" w:rsidP="0041513E">
            <w:pPr>
              <w:jc w:val="center"/>
            </w:pPr>
            <w:r>
              <w:t>S</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 xml:space="preserve">Tabelas </w:t>
            </w:r>
            <w:proofErr w:type="spellStart"/>
            <w:r w:rsidRPr="00265BC7">
              <w:t>Logs</w:t>
            </w:r>
            <w:proofErr w:type="spellEnd"/>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proofErr w:type="spellStart"/>
            <w:r w:rsidRPr="00242BF9">
              <w:rPr>
                <w:b/>
              </w:rPr>
              <w:t>Views</w:t>
            </w:r>
            <w:proofErr w:type="spellEnd"/>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proofErr w:type="spellStart"/>
            <w:r>
              <w:t>SoftDelete</w:t>
            </w:r>
            <w:proofErr w:type="spellEnd"/>
            <w:r>
              <w:t xml:space="preserv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proofErr w:type="spellStart"/>
            <w:r>
              <w:t>SoftDelete</w:t>
            </w:r>
            <w:proofErr w:type="spellEnd"/>
            <w:r>
              <w:t xml:space="preserv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proofErr w:type="spellStart"/>
            <w:r>
              <w:t>SoftDelete</w:t>
            </w:r>
            <w:proofErr w:type="spellEnd"/>
            <w:r>
              <w:t xml:space="preserve"> </w:t>
            </w:r>
            <w:proofErr w:type="spellStart"/>
            <w:r>
              <w:t>Variaveis</w:t>
            </w:r>
            <w:proofErr w:type="spellEnd"/>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proofErr w:type="spellStart"/>
            <w:r>
              <w:t>SoftDelete</w:t>
            </w:r>
            <w:proofErr w:type="spellEnd"/>
            <w:r>
              <w:t xml:space="preserve"> </w:t>
            </w:r>
            <w:proofErr w:type="spellStart"/>
            <w:r>
              <w:t>VariaveisMedidas</w:t>
            </w:r>
            <w:proofErr w:type="spellEnd"/>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proofErr w:type="spellStart"/>
            <w:r>
              <w:t>SoftDelete</w:t>
            </w:r>
            <w:proofErr w:type="spellEnd"/>
            <w:r>
              <w:t xml:space="preserve"> </w:t>
            </w:r>
            <w:proofErr w:type="spellStart"/>
            <w:r>
              <w:t>Medicoes</w:t>
            </w:r>
            <w:proofErr w:type="spellEnd"/>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w:t>
            </w:r>
            <w:proofErr w:type="spellStart"/>
            <w:r>
              <w:t>Selects</w:t>
            </w:r>
            <w:proofErr w:type="spellEnd"/>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proofErr w:type="spellStart"/>
            <w:r>
              <w:t>Create</w:t>
            </w:r>
            <w:proofErr w:type="spellEnd"/>
            <w:r>
              <w:t xml:space="preserve"> </w:t>
            </w:r>
            <w:proofErr w:type="spellStart"/>
            <w:r>
              <w:t>User</w:t>
            </w:r>
            <w:proofErr w:type="spellEnd"/>
            <w:r>
              <w:t xml:space="preserve">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proofErr w:type="spellStart"/>
            <w:r>
              <w:t>Drop</w:t>
            </w:r>
            <w:proofErr w:type="spellEnd"/>
            <w:r>
              <w:t xml:space="preserve"> </w:t>
            </w:r>
            <w:proofErr w:type="spellStart"/>
            <w:r>
              <w:t>User</w:t>
            </w:r>
            <w:proofErr w:type="spellEnd"/>
            <w:r>
              <w:t xml:space="preserve">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5F0274BA" w:rsidR="00265BC7" w:rsidRDefault="00367D6C" w:rsidP="00367D6C">
      <w:pPr>
        <w:pStyle w:val="Legenda"/>
      </w:pPr>
      <w:r>
        <w:t xml:space="preserve">Tabela </w:t>
      </w:r>
      <w:fldSimple w:instr=" SEQ Tabela \* ARABIC ">
        <w:r w:rsidR="00066378">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 xml:space="preserve">SD – Soft Delete (através de um </w:t>
      </w:r>
      <w:proofErr w:type="spellStart"/>
      <w:r w:rsidRPr="00242BF9">
        <w:rPr>
          <w:rFonts w:ascii="Calibri" w:eastAsia="Times New Roman" w:hAnsi="Calibri" w:cs="Calibri"/>
          <w:color w:val="000000"/>
          <w:lang w:eastAsia="en-US"/>
        </w:rPr>
        <w:t>Store</w:t>
      </w:r>
      <w:proofErr w:type="spellEnd"/>
      <w:r w:rsidRPr="00242BF9">
        <w:rPr>
          <w:rFonts w:ascii="Calibri" w:eastAsia="Times New Roman" w:hAnsi="Calibri" w:cs="Calibri"/>
          <w:color w:val="000000"/>
          <w:lang w:eastAsia="en-US"/>
        </w:rPr>
        <w:t xml:space="preserve"> </w:t>
      </w:r>
      <w:proofErr w:type="spellStart"/>
      <w:r w:rsidRPr="00242BF9">
        <w:rPr>
          <w:rFonts w:ascii="Calibri" w:eastAsia="Times New Roman" w:hAnsi="Calibri" w:cs="Calibri"/>
          <w:color w:val="000000"/>
          <w:lang w:eastAsia="en-US"/>
        </w:rPr>
        <w:t>Procedure</w:t>
      </w:r>
      <w:proofErr w:type="spellEnd"/>
      <w:r w:rsidRPr="00242BF9">
        <w:rPr>
          <w:rFonts w:ascii="Calibri" w:eastAsia="Times New Roman" w:hAnsi="Calibri" w:cs="Calibri"/>
          <w:color w:val="000000"/>
          <w:lang w:eastAsia="en-US"/>
        </w:rPr>
        <w:t>)</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83" w:name="_Toc509692732"/>
      <w:r>
        <w:lastRenderedPageBreak/>
        <w:t>Apreciação Crítica a Gestão de Utilizadores</w:t>
      </w:r>
      <w:bookmarkEnd w:id="83"/>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84" w:name="_Toc509692733"/>
      <w:r>
        <w:lastRenderedPageBreak/>
        <w:t xml:space="preserve">Gestão de </w:t>
      </w:r>
      <w:proofErr w:type="spellStart"/>
      <w:r>
        <w:t>Logs</w:t>
      </w:r>
      <w:bookmarkEnd w:id="84"/>
      <w:proofErr w:type="spellEnd"/>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w:t>
      </w:r>
      <w:proofErr w:type="spellStart"/>
      <w:r>
        <w:t>Old</w:t>
      </w:r>
      <w:proofErr w:type="spellEnd"/>
      <w:r>
        <w:t xml:space="preserve"> e New e evitando redundância de informação. </w:t>
      </w:r>
    </w:p>
    <w:p w14:paraId="5A56DD91" w14:textId="25338DA5" w:rsidR="004C4A3E" w:rsidRDefault="004C4A3E" w:rsidP="004C4A3E">
      <w:r>
        <w:t xml:space="preserve">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w:t>
      </w:r>
      <w:proofErr w:type="spellStart"/>
      <w:r>
        <w:t>update</w:t>
      </w:r>
      <w:proofErr w:type="spellEnd"/>
      <w:r>
        <w:t xml:space="preserv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w:t>
      </w:r>
      <w:proofErr w:type="spellStart"/>
      <w:r>
        <w:t>Old</w:t>
      </w:r>
      <w:proofErr w:type="spellEnd"/>
      <w:r>
        <w:t xml:space="preserve">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 xml:space="preserve">Esta especificação tem a desvantagem de tornar mais difícil ao Auditor perceber que dados foram alterados. Todavia, de forma a facilitar a pesquisa pela base de dados MySql, por parte do Auditor, serão criadas </w:t>
      </w:r>
      <w:proofErr w:type="spellStart"/>
      <w:r>
        <w:t>Views</w:t>
      </w:r>
      <w:proofErr w:type="spellEnd"/>
      <w:r>
        <w:t xml:space="preserve">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85" w:name="_Toc509692734"/>
      <w:proofErr w:type="spellStart"/>
      <w:r>
        <w:t>Triggers</w:t>
      </w:r>
      <w:proofErr w:type="spellEnd"/>
      <w:r>
        <w:t xml:space="preserve"> de suporte à </w:t>
      </w:r>
      <w:r w:rsidR="00C8501A">
        <w:t xml:space="preserve">criação de </w:t>
      </w:r>
      <w:bookmarkEnd w:id="68"/>
      <w:proofErr w:type="spellStart"/>
      <w:r w:rsidR="00C8501A">
        <w:t>logs</w:t>
      </w:r>
      <w:bookmarkEnd w:id="85"/>
      <w:proofErr w:type="spellEnd"/>
    </w:p>
    <w:p w14:paraId="13ED7AF9" w14:textId="7ECD0E2A" w:rsidR="005D14A7" w:rsidRDefault="006F31F6" w:rsidP="006F31F6">
      <w:bookmarkStart w:id="86"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 xml:space="preserve">apresenta os </w:t>
      </w:r>
      <w:proofErr w:type="spellStart"/>
      <w:r w:rsidRPr="006F31F6">
        <w:t>triggers</w:t>
      </w:r>
      <w:proofErr w:type="spellEnd"/>
      <w:r w:rsidRPr="006F31F6">
        <w:t xml:space="preserve">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w:t>
      </w:r>
      <w:proofErr w:type="spellStart"/>
      <w:r w:rsidR="0083234E">
        <w:t>HumidadeTemperatura</w:t>
      </w:r>
      <w:proofErr w:type="spellEnd"/>
      <w:r w:rsidR="0083234E">
        <w:t xml:space="preserve">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 xml:space="preserve">Nome </w:t>
            </w:r>
            <w:proofErr w:type="spellStart"/>
            <w:r w:rsidRPr="0083234E">
              <w:rPr>
                <w:b/>
              </w:rPr>
              <w:t>Trigger</w:t>
            </w:r>
            <w:proofErr w:type="spellEnd"/>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proofErr w:type="spellStart"/>
            <w:r>
              <w:t>tr_del_Cultura</w:t>
            </w:r>
            <w:proofErr w:type="spellEnd"/>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proofErr w:type="spellStart"/>
            <w:r>
              <w:t>After</w:t>
            </w:r>
            <w:proofErr w:type="spellEnd"/>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proofErr w:type="spellStart"/>
            <w:r>
              <w:t>tr_ins_Cultura</w:t>
            </w:r>
            <w:proofErr w:type="spellEnd"/>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proofErr w:type="spellStart"/>
            <w:r>
              <w:t>Insert</w:t>
            </w:r>
            <w:proofErr w:type="spellEnd"/>
          </w:p>
        </w:tc>
        <w:tc>
          <w:tcPr>
            <w:tcW w:w="1587" w:type="dxa"/>
          </w:tcPr>
          <w:p w14:paraId="5E6F1616" w14:textId="113343F9" w:rsidR="0083234E" w:rsidRDefault="0083234E" w:rsidP="006F31F6">
            <w:proofErr w:type="spellStart"/>
            <w:r>
              <w:t>After</w:t>
            </w:r>
            <w:proofErr w:type="spellEnd"/>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proofErr w:type="spellStart"/>
            <w:r>
              <w:t>tr_upd_Cultura</w:t>
            </w:r>
            <w:proofErr w:type="spellEnd"/>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proofErr w:type="spellStart"/>
            <w:r>
              <w:t>Update</w:t>
            </w:r>
            <w:proofErr w:type="spellEnd"/>
          </w:p>
        </w:tc>
        <w:tc>
          <w:tcPr>
            <w:tcW w:w="1587" w:type="dxa"/>
          </w:tcPr>
          <w:p w14:paraId="1394E8F1" w14:textId="29E9C82B" w:rsidR="0083234E" w:rsidRDefault="0083234E" w:rsidP="006F31F6">
            <w:proofErr w:type="spellStart"/>
            <w:r>
              <w:t>After</w:t>
            </w:r>
            <w:proofErr w:type="spellEnd"/>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proofErr w:type="spellStart"/>
            <w:r>
              <w:t>tr_del_Investigador</w:t>
            </w:r>
            <w:proofErr w:type="spellEnd"/>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proofErr w:type="spellStart"/>
            <w:r>
              <w:t>After</w:t>
            </w:r>
            <w:proofErr w:type="spellEnd"/>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proofErr w:type="spellStart"/>
            <w:r>
              <w:t>tr_ins_Investigador</w:t>
            </w:r>
            <w:proofErr w:type="spellEnd"/>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proofErr w:type="spellStart"/>
            <w:r>
              <w:t>Insert</w:t>
            </w:r>
            <w:proofErr w:type="spellEnd"/>
          </w:p>
        </w:tc>
        <w:tc>
          <w:tcPr>
            <w:tcW w:w="1587" w:type="dxa"/>
          </w:tcPr>
          <w:p w14:paraId="37BCF5FB" w14:textId="4C4D4424" w:rsidR="0083234E" w:rsidRDefault="0083234E" w:rsidP="0083234E">
            <w:proofErr w:type="spellStart"/>
            <w:r>
              <w:t>After</w:t>
            </w:r>
            <w:proofErr w:type="spellEnd"/>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proofErr w:type="spellStart"/>
            <w:r>
              <w:t>tr_upd_Investigador</w:t>
            </w:r>
            <w:proofErr w:type="spellEnd"/>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proofErr w:type="spellStart"/>
            <w:r>
              <w:t>Update</w:t>
            </w:r>
            <w:proofErr w:type="spellEnd"/>
          </w:p>
        </w:tc>
        <w:tc>
          <w:tcPr>
            <w:tcW w:w="1587" w:type="dxa"/>
          </w:tcPr>
          <w:p w14:paraId="2C16208A" w14:textId="6CD79A56" w:rsidR="0083234E" w:rsidRDefault="0083234E" w:rsidP="0083234E">
            <w:proofErr w:type="spellStart"/>
            <w:r>
              <w:t>After</w:t>
            </w:r>
            <w:proofErr w:type="spellEnd"/>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proofErr w:type="spellStart"/>
            <w:r>
              <w:t>tr_del_Medicoes</w:t>
            </w:r>
            <w:proofErr w:type="spellEnd"/>
          </w:p>
        </w:tc>
        <w:tc>
          <w:tcPr>
            <w:tcW w:w="1869" w:type="dxa"/>
          </w:tcPr>
          <w:p w14:paraId="1B0F22E5" w14:textId="3C608554" w:rsidR="0083234E" w:rsidRDefault="0083234E" w:rsidP="0083234E">
            <w:proofErr w:type="spellStart"/>
            <w:r>
              <w:t>Medicoes</w:t>
            </w:r>
            <w:proofErr w:type="spellEnd"/>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proofErr w:type="spellStart"/>
            <w:r>
              <w:t>After</w:t>
            </w:r>
            <w:proofErr w:type="spellEnd"/>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proofErr w:type="spellStart"/>
            <w:r>
              <w:t>tr_ins</w:t>
            </w:r>
            <w:proofErr w:type="spellEnd"/>
            <w:r>
              <w:t xml:space="preserve">_ </w:t>
            </w:r>
            <w:proofErr w:type="spellStart"/>
            <w:r>
              <w:t>Medicoes</w:t>
            </w:r>
            <w:proofErr w:type="spellEnd"/>
          </w:p>
        </w:tc>
        <w:tc>
          <w:tcPr>
            <w:tcW w:w="1869" w:type="dxa"/>
          </w:tcPr>
          <w:p w14:paraId="539BF472" w14:textId="20EE5AD8" w:rsidR="0083234E" w:rsidRDefault="0083234E" w:rsidP="0083234E">
            <w:proofErr w:type="spellStart"/>
            <w:r>
              <w:t>Medicoes</w:t>
            </w:r>
            <w:proofErr w:type="spellEnd"/>
          </w:p>
        </w:tc>
        <w:tc>
          <w:tcPr>
            <w:tcW w:w="1861" w:type="dxa"/>
          </w:tcPr>
          <w:p w14:paraId="20FD90C8" w14:textId="4B1FAC4A" w:rsidR="0083234E" w:rsidRDefault="0083234E" w:rsidP="0083234E">
            <w:proofErr w:type="spellStart"/>
            <w:r>
              <w:t>Insert</w:t>
            </w:r>
            <w:proofErr w:type="spellEnd"/>
          </w:p>
        </w:tc>
        <w:tc>
          <w:tcPr>
            <w:tcW w:w="1587" w:type="dxa"/>
          </w:tcPr>
          <w:p w14:paraId="3AA81A8E" w14:textId="192162FC" w:rsidR="0083234E" w:rsidRDefault="0083234E" w:rsidP="0083234E">
            <w:proofErr w:type="spellStart"/>
            <w:r>
              <w:t>After</w:t>
            </w:r>
            <w:proofErr w:type="spellEnd"/>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proofErr w:type="spellStart"/>
            <w:r>
              <w:t>tr_upd</w:t>
            </w:r>
            <w:proofErr w:type="spellEnd"/>
            <w:r>
              <w:t xml:space="preserve">_ </w:t>
            </w:r>
            <w:proofErr w:type="spellStart"/>
            <w:r>
              <w:t>Medicoes</w:t>
            </w:r>
            <w:proofErr w:type="spellEnd"/>
          </w:p>
        </w:tc>
        <w:tc>
          <w:tcPr>
            <w:tcW w:w="1869" w:type="dxa"/>
          </w:tcPr>
          <w:p w14:paraId="62406444" w14:textId="24878E45" w:rsidR="0083234E" w:rsidRDefault="0083234E" w:rsidP="0083234E">
            <w:proofErr w:type="spellStart"/>
            <w:r>
              <w:t>Medicoes</w:t>
            </w:r>
            <w:proofErr w:type="spellEnd"/>
          </w:p>
        </w:tc>
        <w:tc>
          <w:tcPr>
            <w:tcW w:w="1861" w:type="dxa"/>
          </w:tcPr>
          <w:p w14:paraId="5B53747F" w14:textId="0C7F28DB" w:rsidR="0083234E" w:rsidRDefault="0083234E" w:rsidP="0083234E">
            <w:proofErr w:type="spellStart"/>
            <w:r>
              <w:t>Update</w:t>
            </w:r>
            <w:proofErr w:type="spellEnd"/>
          </w:p>
        </w:tc>
        <w:tc>
          <w:tcPr>
            <w:tcW w:w="1587" w:type="dxa"/>
          </w:tcPr>
          <w:p w14:paraId="2BA90647" w14:textId="054F22EB" w:rsidR="0083234E" w:rsidRDefault="0083234E" w:rsidP="0083234E">
            <w:proofErr w:type="spellStart"/>
            <w:r>
              <w:t>After</w:t>
            </w:r>
            <w:proofErr w:type="spellEnd"/>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proofErr w:type="spellStart"/>
            <w:r>
              <w:t>tr_del_Variaveis</w:t>
            </w:r>
            <w:proofErr w:type="spellEnd"/>
          </w:p>
        </w:tc>
        <w:tc>
          <w:tcPr>
            <w:tcW w:w="1869" w:type="dxa"/>
          </w:tcPr>
          <w:p w14:paraId="0D7D2347" w14:textId="4392B428" w:rsidR="0083234E" w:rsidRDefault="0083234E" w:rsidP="0083234E">
            <w:proofErr w:type="spellStart"/>
            <w:r>
              <w:t>Variaveis</w:t>
            </w:r>
            <w:proofErr w:type="spellEnd"/>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proofErr w:type="spellStart"/>
            <w:r>
              <w:t>After</w:t>
            </w:r>
            <w:proofErr w:type="spellEnd"/>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proofErr w:type="spellStart"/>
            <w:r>
              <w:t>tr_ins</w:t>
            </w:r>
            <w:proofErr w:type="spellEnd"/>
            <w:r>
              <w:t xml:space="preserve">_ </w:t>
            </w:r>
            <w:proofErr w:type="spellStart"/>
            <w:r>
              <w:t>Variaveis</w:t>
            </w:r>
            <w:proofErr w:type="spellEnd"/>
          </w:p>
        </w:tc>
        <w:tc>
          <w:tcPr>
            <w:tcW w:w="1869" w:type="dxa"/>
          </w:tcPr>
          <w:p w14:paraId="5D46B34E" w14:textId="650B8635" w:rsidR="0083234E" w:rsidRDefault="0083234E" w:rsidP="0083234E">
            <w:proofErr w:type="spellStart"/>
            <w:r>
              <w:t>Variaveis</w:t>
            </w:r>
            <w:proofErr w:type="spellEnd"/>
          </w:p>
        </w:tc>
        <w:tc>
          <w:tcPr>
            <w:tcW w:w="1861" w:type="dxa"/>
          </w:tcPr>
          <w:p w14:paraId="7C59A3E7" w14:textId="0C1671A2" w:rsidR="0083234E" w:rsidRDefault="0083234E" w:rsidP="0083234E">
            <w:proofErr w:type="spellStart"/>
            <w:r>
              <w:t>Insert</w:t>
            </w:r>
            <w:proofErr w:type="spellEnd"/>
          </w:p>
        </w:tc>
        <w:tc>
          <w:tcPr>
            <w:tcW w:w="1587" w:type="dxa"/>
          </w:tcPr>
          <w:p w14:paraId="15F1DCB1" w14:textId="54120ED2" w:rsidR="0083234E" w:rsidRDefault="0083234E" w:rsidP="0083234E">
            <w:proofErr w:type="spellStart"/>
            <w:r>
              <w:t>After</w:t>
            </w:r>
            <w:proofErr w:type="spellEnd"/>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proofErr w:type="spellStart"/>
            <w:r>
              <w:t>tr_upd</w:t>
            </w:r>
            <w:proofErr w:type="spellEnd"/>
            <w:r>
              <w:t xml:space="preserve">_ </w:t>
            </w:r>
            <w:proofErr w:type="spellStart"/>
            <w:r>
              <w:t>Variaveis</w:t>
            </w:r>
            <w:proofErr w:type="spellEnd"/>
          </w:p>
        </w:tc>
        <w:tc>
          <w:tcPr>
            <w:tcW w:w="1869" w:type="dxa"/>
          </w:tcPr>
          <w:p w14:paraId="105D7E05" w14:textId="5F5D5E78" w:rsidR="0083234E" w:rsidRDefault="0083234E" w:rsidP="0083234E">
            <w:proofErr w:type="spellStart"/>
            <w:r>
              <w:t>Variaveis</w:t>
            </w:r>
            <w:proofErr w:type="spellEnd"/>
          </w:p>
        </w:tc>
        <w:tc>
          <w:tcPr>
            <w:tcW w:w="1861" w:type="dxa"/>
          </w:tcPr>
          <w:p w14:paraId="6DB84009" w14:textId="544C5484" w:rsidR="0083234E" w:rsidRDefault="0083234E" w:rsidP="0083234E">
            <w:proofErr w:type="spellStart"/>
            <w:r>
              <w:t>Update</w:t>
            </w:r>
            <w:proofErr w:type="spellEnd"/>
          </w:p>
        </w:tc>
        <w:tc>
          <w:tcPr>
            <w:tcW w:w="1587" w:type="dxa"/>
          </w:tcPr>
          <w:p w14:paraId="507D7847" w14:textId="0F53372E" w:rsidR="0083234E" w:rsidRDefault="0083234E" w:rsidP="0083234E">
            <w:proofErr w:type="spellStart"/>
            <w:r>
              <w:t>After</w:t>
            </w:r>
            <w:proofErr w:type="spellEnd"/>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proofErr w:type="spellStart"/>
            <w:r>
              <w:t>tr_del_VariaveisMedidas</w:t>
            </w:r>
            <w:proofErr w:type="spellEnd"/>
          </w:p>
        </w:tc>
        <w:tc>
          <w:tcPr>
            <w:tcW w:w="1869" w:type="dxa"/>
          </w:tcPr>
          <w:p w14:paraId="2AEF58C3" w14:textId="49F89C4D" w:rsidR="0083234E" w:rsidRDefault="0083234E" w:rsidP="0083234E">
            <w:proofErr w:type="spellStart"/>
            <w:r>
              <w:t>VariaveisMedidas</w:t>
            </w:r>
            <w:proofErr w:type="spellEnd"/>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proofErr w:type="spellStart"/>
            <w:r>
              <w:t>After</w:t>
            </w:r>
            <w:proofErr w:type="spellEnd"/>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proofErr w:type="spellStart"/>
            <w:r>
              <w:t>tr_ins</w:t>
            </w:r>
            <w:proofErr w:type="spellEnd"/>
            <w:r>
              <w:t xml:space="preserve">_ </w:t>
            </w:r>
            <w:proofErr w:type="spellStart"/>
            <w:r>
              <w:t>VariaveisMedidas</w:t>
            </w:r>
            <w:proofErr w:type="spellEnd"/>
          </w:p>
        </w:tc>
        <w:tc>
          <w:tcPr>
            <w:tcW w:w="1869" w:type="dxa"/>
          </w:tcPr>
          <w:p w14:paraId="08BDF27B" w14:textId="1785544E" w:rsidR="0083234E" w:rsidRDefault="0083234E" w:rsidP="0083234E">
            <w:proofErr w:type="spellStart"/>
            <w:r>
              <w:t>VariaveisMedidas</w:t>
            </w:r>
            <w:proofErr w:type="spellEnd"/>
          </w:p>
        </w:tc>
        <w:tc>
          <w:tcPr>
            <w:tcW w:w="1861" w:type="dxa"/>
          </w:tcPr>
          <w:p w14:paraId="7A0C2110" w14:textId="7DE478C9" w:rsidR="0083234E" w:rsidRDefault="0083234E" w:rsidP="0083234E">
            <w:proofErr w:type="spellStart"/>
            <w:r>
              <w:t>Insert</w:t>
            </w:r>
            <w:proofErr w:type="spellEnd"/>
          </w:p>
        </w:tc>
        <w:tc>
          <w:tcPr>
            <w:tcW w:w="1587" w:type="dxa"/>
          </w:tcPr>
          <w:p w14:paraId="3E5D4E7C" w14:textId="40FAB4F9" w:rsidR="0083234E" w:rsidRDefault="0083234E" w:rsidP="0083234E">
            <w:proofErr w:type="spellStart"/>
            <w:r>
              <w:t>After</w:t>
            </w:r>
            <w:proofErr w:type="spellEnd"/>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proofErr w:type="spellStart"/>
            <w:r>
              <w:t>tr_upd</w:t>
            </w:r>
            <w:proofErr w:type="spellEnd"/>
            <w:r>
              <w:t xml:space="preserve">_ </w:t>
            </w:r>
            <w:proofErr w:type="spellStart"/>
            <w:r>
              <w:t>VariaveisMedidas</w:t>
            </w:r>
            <w:proofErr w:type="spellEnd"/>
          </w:p>
        </w:tc>
        <w:tc>
          <w:tcPr>
            <w:tcW w:w="1869" w:type="dxa"/>
          </w:tcPr>
          <w:p w14:paraId="41DC957C" w14:textId="2330B676" w:rsidR="0083234E" w:rsidRDefault="0083234E" w:rsidP="0083234E">
            <w:proofErr w:type="spellStart"/>
            <w:r>
              <w:t>VariaveisMedidas</w:t>
            </w:r>
            <w:proofErr w:type="spellEnd"/>
          </w:p>
        </w:tc>
        <w:tc>
          <w:tcPr>
            <w:tcW w:w="1861" w:type="dxa"/>
          </w:tcPr>
          <w:p w14:paraId="465F8758" w14:textId="35875B86" w:rsidR="0083234E" w:rsidRDefault="0083234E" w:rsidP="0083234E">
            <w:proofErr w:type="spellStart"/>
            <w:r>
              <w:t>Update</w:t>
            </w:r>
            <w:proofErr w:type="spellEnd"/>
          </w:p>
        </w:tc>
        <w:tc>
          <w:tcPr>
            <w:tcW w:w="1587" w:type="dxa"/>
          </w:tcPr>
          <w:p w14:paraId="59D817E1" w14:textId="24CEE65E" w:rsidR="0083234E" w:rsidRDefault="0083234E" w:rsidP="0083234E">
            <w:proofErr w:type="spellStart"/>
            <w:r>
              <w:t>After</w:t>
            </w:r>
            <w:proofErr w:type="spellEnd"/>
          </w:p>
        </w:tc>
        <w:tc>
          <w:tcPr>
            <w:tcW w:w="752" w:type="dxa"/>
          </w:tcPr>
          <w:p w14:paraId="5218F591" w14:textId="77777777" w:rsidR="0083234E" w:rsidRDefault="0083234E" w:rsidP="00367D6C">
            <w:pPr>
              <w:keepNext/>
            </w:pPr>
          </w:p>
        </w:tc>
      </w:tr>
    </w:tbl>
    <w:p w14:paraId="7623D7C2" w14:textId="54CC7B43" w:rsidR="0083234E" w:rsidRDefault="00367D6C" w:rsidP="00367D6C">
      <w:pPr>
        <w:pStyle w:val="Legenda"/>
      </w:pPr>
      <w:bookmarkStart w:id="87" w:name="_Ref509662520"/>
      <w:r>
        <w:t xml:space="preserve">Tabela </w:t>
      </w:r>
      <w:fldSimple w:instr=" SEQ Tabela \* ARABIC ">
        <w:r w:rsidR="00066378">
          <w:rPr>
            <w:noProof/>
          </w:rPr>
          <w:t>2</w:t>
        </w:r>
      </w:fldSimple>
      <w:bookmarkEnd w:id="87"/>
      <w:r>
        <w:t xml:space="preserve"> - Listagem de </w:t>
      </w:r>
      <w:proofErr w:type="spellStart"/>
      <w:r>
        <w:t>triggers</w:t>
      </w:r>
      <w:proofErr w:type="spellEnd"/>
      <w:r>
        <w:t xml:space="preserve"> para registo de </w:t>
      </w:r>
      <w:proofErr w:type="spellStart"/>
      <w:r>
        <w:t>logs</w:t>
      </w:r>
      <w:proofErr w:type="spellEnd"/>
    </w:p>
    <w:p w14:paraId="1B58DBB4" w14:textId="77777777" w:rsidR="005D14A7" w:rsidRDefault="005D14A7" w:rsidP="005D14A7">
      <w:r w:rsidRPr="006F31F6">
        <w:lastRenderedPageBreak/>
        <w:t xml:space="preserve">Os </w:t>
      </w:r>
      <w:proofErr w:type="spellStart"/>
      <w:r w:rsidRPr="006F31F6">
        <w:t>SELECT’s</w:t>
      </w:r>
      <w:proofErr w:type="spellEnd"/>
      <w:r w:rsidRPr="006F31F6">
        <w:t xml:space="preserve"> </w:t>
      </w:r>
      <w:proofErr w:type="spellStart"/>
      <w:r w:rsidRPr="006F31F6">
        <w:t>efectuados</w:t>
      </w:r>
      <w:proofErr w:type="spellEnd"/>
      <w:r w:rsidRPr="006F31F6">
        <w:t xml:space="preserve"> pelos utilizadores não serão tratados por </w:t>
      </w:r>
      <w:proofErr w:type="spellStart"/>
      <w:r w:rsidRPr="006F31F6">
        <w:t>triggers</w:t>
      </w:r>
      <w:proofErr w:type="spellEnd"/>
      <w:r w:rsidRPr="006F31F6">
        <w:t xml:space="preserve">, mas por </w:t>
      </w:r>
      <w:proofErr w:type="spellStart"/>
      <w:r w:rsidRPr="006F31F6">
        <w:t>Store</w:t>
      </w:r>
      <w:proofErr w:type="spellEnd"/>
      <w:r w:rsidRPr="006F31F6">
        <w:t xml:space="preserve"> </w:t>
      </w:r>
      <w:proofErr w:type="spellStart"/>
      <w:r w:rsidRPr="006F31F6">
        <w:t>Procedures</w:t>
      </w:r>
      <w:proofErr w:type="spellEnd"/>
      <w:r w:rsidRPr="006F31F6">
        <w:t xml:space="preserve"> construídas para o efeito.</w:t>
      </w:r>
    </w:p>
    <w:p w14:paraId="3AF14C0D" w14:textId="77777777" w:rsidR="005D14A7" w:rsidRDefault="005D14A7" w:rsidP="005D14A7">
      <w:pPr>
        <w:rPr>
          <w:rFonts w:ascii="Calibri" w:hAnsi="Calibri" w:cs="Calibri"/>
          <w:color w:val="000000"/>
        </w:rPr>
      </w:pPr>
      <w:r>
        <w:rPr>
          <w:rFonts w:ascii="Calibri" w:hAnsi="Calibri" w:cs="Calibri"/>
          <w:color w:val="000000"/>
        </w:rPr>
        <w:t xml:space="preserve">Os </w:t>
      </w:r>
      <w:proofErr w:type="spellStart"/>
      <w:r>
        <w:rPr>
          <w:rFonts w:ascii="Calibri" w:hAnsi="Calibri" w:cs="Calibri"/>
          <w:color w:val="000000"/>
        </w:rPr>
        <w:t>triggers</w:t>
      </w:r>
      <w:proofErr w:type="spellEnd"/>
      <w:r>
        <w:rPr>
          <w:rFonts w:ascii="Calibri" w:hAnsi="Calibri" w:cs="Calibri"/>
          <w:color w:val="000000"/>
        </w:rPr>
        <w:t xml:space="preserve"> são ativados depois (AFTER) da operação ter ocorrido, para que se a operação falhar não sejam lançados os </w:t>
      </w:r>
      <w:proofErr w:type="spellStart"/>
      <w:r>
        <w:rPr>
          <w:rFonts w:ascii="Calibri" w:hAnsi="Calibri" w:cs="Calibri"/>
          <w:color w:val="000000"/>
        </w:rPr>
        <w:t>triggers</w:t>
      </w:r>
      <w:proofErr w:type="spellEnd"/>
      <w:r>
        <w:rPr>
          <w:rFonts w:ascii="Calibri" w:hAnsi="Calibri" w:cs="Calibri"/>
          <w:color w:val="000000"/>
        </w:rPr>
        <w:t xml:space="preserve"> nem sejam executadas as tarefas neles contidos.</w:t>
      </w:r>
    </w:p>
    <w:p w14:paraId="6459D440" w14:textId="058C65A3" w:rsidR="008C2F89" w:rsidRDefault="008C2F89" w:rsidP="006F31F6">
      <w:pPr>
        <w:rPr>
          <w:rFonts w:asciiTheme="majorHAnsi" w:eastAsiaTheme="majorEastAsia" w:hAnsiTheme="majorHAnsi" w:cstheme="majorBidi"/>
          <w:b/>
          <w:bCs/>
          <w:i/>
          <w:iCs/>
          <w:color w:val="4F81BD" w:themeColor="accent1"/>
        </w:rPr>
      </w:pPr>
      <w:r>
        <w:br w:type="page"/>
      </w:r>
    </w:p>
    <w:p w14:paraId="3BACE4F8" w14:textId="649FDFCE" w:rsidR="00F428F1" w:rsidRDefault="00F428F1" w:rsidP="00F428F1">
      <w:pPr>
        <w:pStyle w:val="Cabealho4"/>
      </w:pPr>
      <w:bookmarkStart w:id="88" w:name="_Toc509692735"/>
      <w:r>
        <w:lastRenderedPageBreak/>
        <w:t xml:space="preserve">Apreciação Crítica de </w:t>
      </w:r>
      <w:proofErr w:type="spellStart"/>
      <w:r>
        <w:t>triggers</w:t>
      </w:r>
      <w:bookmarkEnd w:id="88"/>
      <w:proofErr w:type="spellEnd"/>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89" w:name="_Toc509692736"/>
      <w:proofErr w:type="spellStart"/>
      <w:r>
        <w:lastRenderedPageBreak/>
        <w:t>Triggers</w:t>
      </w:r>
      <w:proofErr w:type="spellEnd"/>
      <w:r>
        <w:t xml:space="preserve"> Implementados</w:t>
      </w:r>
      <w:bookmarkEnd w:id="89"/>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90" w:name="_Ref499131207"/>
      <w:bookmarkStart w:id="91" w:name="_Toc509692737"/>
      <w:proofErr w:type="spellStart"/>
      <w:r>
        <w:rPr>
          <w:rStyle w:val="Cabealho3Carter"/>
        </w:rPr>
        <w:lastRenderedPageBreak/>
        <w:t>Stored</w:t>
      </w:r>
      <w:proofErr w:type="spellEnd"/>
      <w:r w:rsidR="004012BD" w:rsidRPr="00104203">
        <w:rPr>
          <w:rStyle w:val="Cabealho3Carter"/>
        </w:rPr>
        <w:t xml:space="preserve"> </w:t>
      </w:r>
      <w:proofErr w:type="spellStart"/>
      <w:r w:rsidR="004012BD" w:rsidRPr="00104203">
        <w:rPr>
          <w:rStyle w:val="Cabealho3Carter"/>
        </w:rPr>
        <w:t>Procedures</w:t>
      </w:r>
      <w:proofErr w:type="spellEnd"/>
      <w:r w:rsidR="004012BD" w:rsidRPr="00104203">
        <w:rPr>
          <w:rStyle w:val="Cabealho3Carter"/>
        </w:rPr>
        <w:t xml:space="preserve"> de suporte à </w:t>
      </w:r>
      <w:r w:rsidR="00C8501A">
        <w:rPr>
          <w:rStyle w:val="Cabealho3Carter"/>
        </w:rPr>
        <w:t>criação de</w:t>
      </w:r>
      <w:r w:rsidR="004012BD" w:rsidRPr="00104203">
        <w:rPr>
          <w:rStyle w:val="Cabealho3Carter"/>
        </w:rPr>
        <w:t xml:space="preserve"> </w:t>
      </w:r>
      <w:proofErr w:type="spellStart"/>
      <w:r w:rsidR="00C8501A">
        <w:rPr>
          <w:rStyle w:val="Cabealho3Carter"/>
        </w:rPr>
        <w:t>logs</w:t>
      </w:r>
      <w:bookmarkEnd w:id="86"/>
      <w:bookmarkEnd w:id="90"/>
      <w:bookmarkEnd w:id="91"/>
      <w:proofErr w:type="spellEnd"/>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w:t>
      </w:r>
      <w:proofErr w:type="spellStart"/>
      <w:r>
        <w:rPr>
          <w:rFonts w:ascii="Calibri" w:hAnsi="Calibri" w:cs="Calibri"/>
          <w:color w:val="000000"/>
        </w:rPr>
        <w:t>select</w:t>
      </w:r>
      <w:proofErr w:type="spellEnd"/>
      <w:r>
        <w:rPr>
          <w:rFonts w:ascii="Calibri" w:hAnsi="Calibri" w:cs="Calibri"/>
          <w:color w:val="000000"/>
        </w:rPr>
        <w:t xml:space="preserve"> na base de dados, op</w:t>
      </w:r>
      <w:bookmarkStart w:id="92" w:name="_GoBack"/>
      <w:bookmarkEnd w:id="92"/>
      <w:r>
        <w:rPr>
          <w:rFonts w:ascii="Calibri" w:hAnsi="Calibri" w:cs="Calibri"/>
          <w:color w:val="000000"/>
        </w:rPr>
        <w:t xml:space="preserve">tou-se por criar um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w:t>
      </w:r>
      <w:proofErr w:type="spellEnd"/>
      <w:r>
        <w:rPr>
          <w:rFonts w:ascii="Calibri" w:hAnsi="Calibri" w:cs="Calibri"/>
          <w:color w:val="000000"/>
        </w:rPr>
        <w:t xml:space="preserve"> (visto não existir um </w:t>
      </w:r>
      <w:proofErr w:type="spellStart"/>
      <w:r>
        <w:rPr>
          <w:rFonts w:ascii="Calibri" w:hAnsi="Calibri" w:cs="Calibri"/>
          <w:color w:val="000000"/>
        </w:rPr>
        <w:t>trigger</w:t>
      </w:r>
      <w:proofErr w:type="spellEnd"/>
      <w:r>
        <w:rPr>
          <w:rFonts w:ascii="Calibri" w:hAnsi="Calibri" w:cs="Calibri"/>
          <w:color w:val="000000"/>
        </w:rPr>
        <w:t xml:space="preserve"> previsto para essa operação). A forma de construção do SP prevê que este funcione independentemente do comando </w:t>
      </w:r>
      <w:proofErr w:type="spellStart"/>
      <w:r>
        <w:rPr>
          <w:rFonts w:ascii="Calibri" w:hAnsi="Calibri" w:cs="Calibri"/>
          <w:color w:val="000000"/>
        </w:rPr>
        <w:t>select</w:t>
      </w:r>
      <w:proofErr w:type="spellEnd"/>
      <w:r>
        <w:rPr>
          <w:rFonts w:ascii="Calibri" w:hAnsi="Calibri" w:cs="Calibri"/>
          <w:color w:val="000000"/>
        </w:rPr>
        <w:t xml:space="preserve">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proofErr w:type="spellStart"/>
            <w:r>
              <w:rPr>
                <w:rFonts w:ascii="Calibri" w:hAnsi="Calibri" w:cs="Calibri"/>
                <w:color w:val="000000"/>
              </w:rPr>
              <w:t>sp_selectLogs</w:t>
            </w:r>
            <w:proofErr w:type="spellEnd"/>
          </w:p>
        </w:tc>
        <w:tc>
          <w:tcPr>
            <w:tcW w:w="2551" w:type="dxa"/>
          </w:tcPr>
          <w:p w14:paraId="1E224344" w14:textId="0D41217D" w:rsidR="00021853" w:rsidRDefault="004235A0" w:rsidP="005C2A5D">
            <w:pPr>
              <w:rPr>
                <w:rFonts w:ascii="Calibri" w:hAnsi="Calibri" w:cs="Calibri"/>
                <w:color w:val="000000"/>
              </w:rPr>
            </w:pPr>
            <w:proofErr w:type="spellStart"/>
            <w:r>
              <w:rPr>
                <w:rFonts w:ascii="Calibri" w:hAnsi="Calibri" w:cs="Calibri"/>
                <w:color w:val="000000"/>
              </w:rPr>
              <w:t>String</w:t>
            </w:r>
            <w:proofErr w:type="spellEnd"/>
            <w:r>
              <w:rPr>
                <w:rFonts w:ascii="Calibri" w:hAnsi="Calibri" w:cs="Calibri"/>
                <w:color w:val="000000"/>
              </w:rPr>
              <w:t xml:space="preserve">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 xml:space="preserve">O </w:t>
      </w:r>
      <w:proofErr w:type="spellStart"/>
      <w:r>
        <w:rPr>
          <w:rFonts w:ascii="Calibri" w:hAnsi="Calibri" w:cs="Calibri"/>
          <w:color w:val="000000"/>
        </w:rPr>
        <w:t>sp_selectLogs</w:t>
      </w:r>
      <w:proofErr w:type="spellEnd"/>
      <w:r>
        <w:rPr>
          <w:rFonts w:ascii="Calibri" w:hAnsi="Calibri" w:cs="Calibri"/>
          <w:color w:val="000000"/>
        </w:rPr>
        <w:t xml:space="preserve"> tem por objetivo servir de porta de entrada para todas as consultas à base de dados por parte dos utilizadores. Este, para além de permitir a consulta das tabelas e </w:t>
      </w:r>
      <w:proofErr w:type="spellStart"/>
      <w:r>
        <w:rPr>
          <w:rFonts w:ascii="Calibri" w:hAnsi="Calibri" w:cs="Calibri"/>
          <w:color w:val="000000"/>
        </w:rPr>
        <w:t>views</w:t>
      </w:r>
      <w:proofErr w:type="spellEnd"/>
      <w:r>
        <w:rPr>
          <w:rFonts w:ascii="Calibri" w:hAnsi="Calibri" w:cs="Calibri"/>
          <w:color w:val="000000"/>
        </w:rPr>
        <w:t xml:space="preserve">, deverá também gravar o comando </w:t>
      </w:r>
      <w:proofErr w:type="spellStart"/>
      <w:r>
        <w:rPr>
          <w:rFonts w:ascii="Calibri" w:hAnsi="Calibri" w:cs="Calibri"/>
          <w:color w:val="000000"/>
        </w:rPr>
        <w:t>select</w:t>
      </w:r>
      <w:proofErr w:type="spellEnd"/>
      <w:r>
        <w:rPr>
          <w:rFonts w:ascii="Calibri" w:hAnsi="Calibri" w:cs="Calibri"/>
          <w:color w:val="000000"/>
        </w:rPr>
        <w:t xml:space="preserve"> efetuado e convertê-lo de forma a poder ser utilizado pelo auditor no lado do </w:t>
      </w:r>
      <w:proofErr w:type="spellStart"/>
      <w:r>
        <w:rPr>
          <w:rFonts w:ascii="Calibri" w:hAnsi="Calibri" w:cs="Calibri"/>
          <w:color w:val="000000"/>
        </w:rPr>
        <w:t>MySQL</w:t>
      </w:r>
      <w:proofErr w:type="spellEnd"/>
      <w:r>
        <w:rPr>
          <w:rFonts w:ascii="Calibri" w:hAnsi="Calibri" w:cs="Calibri"/>
          <w:color w:val="000000"/>
        </w:rPr>
        <w:t>,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 xml:space="preserve">Como o comando é guardado em forma de </w:t>
      </w:r>
      <w:proofErr w:type="spellStart"/>
      <w:r>
        <w:rPr>
          <w:rFonts w:ascii="Calibri" w:hAnsi="Calibri" w:cs="Calibri"/>
          <w:color w:val="000000"/>
        </w:rPr>
        <w:t>string</w:t>
      </w:r>
      <w:proofErr w:type="spellEnd"/>
      <w:r>
        <w:rPr>
          <w:rFonts w:ascii="Calibri" w:hAnsi="Calibri" w:cs="Calibri"/>
          <w:color w:val="000000"/>
        </w:rPr>
        <w:t>,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93" w:name="_Toc509692738"/>
      <w:r w:rsidR="00F12607">
        <w:lastRenderedPageBreak/>
        <w:t xml:space="preserve">Apreciação crítica dos </w:t>
      </w:r>
      <w:proofErr w:type="spellStart"/>
      <w:r w:rsidR="00F12607">
        <w:t>Stored</w:t>
      </w:r>
      <w:proofErr w:type="spellEnd"/>
      <w:r w:rsidR="00F12607">
        <w:t xml:space="preserve"> </w:t>
      </w:r>
      <w:proofErr w:type="spellStart"/>
      <w:r w:rsidR="00F12607">
        <w:t>Procedures</w:t>
      </w:r>
      <w:bookmarkEnd w:id="93"/>
      <w:proofErr w:type="spellEnd"/>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94" w:name="_Toc509692739"/>
      <w:proofErr w:type="spellStart"/>
      <w:r>
        <w:lastRenderedPageBreak/>
        <w:t>Stored</w:t>
      </w:r>
      <w:proofErr w:type="spellEnd"/>
      <w:r w:rsidR="00CB389B">
        <w:t xml:space="preserve"> </w:t>
      </w:r>
      <w:proofErr w:type="spellStart"/>
      <w:r w:rsidR="00CB389B">
        <w:t>Procedures</w:t>
      </w:r>
      <w:proofErr w:type="spellEnd"/>
      <w:r w:rsidR="00CB389B">
        <w:t xml:space="preserve"> Implementados</w:t>
      </w:r>
      <w:bookmarkEnd w:id="94"/>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95" w:name="_Toc509692740"/>
      <w:r>
        <w:lastRenderedPageBreak/>
        <w:t xml:space="preserve">Organização de </w:t>
      </w:r>
      <w:proofErr w:type="spellStart"/>
      <w:r>
        <w:t>Views</w:t>
      </w:r>
      <w:proofErr w:type="spellEnd"/>
      <w:r>
        <w:t xml:space="preserve">, outros </w:t>
      </w:r>
      <w:proofErr w:type="spellStart"/>
      <w:r>
        <w:t>Triggers</w:t>
      </w:r>
      <w:proofErr w:type="spellEnd"/>
      <w:r>
        <w:t xml:space="preserve"> e </w:t>
      </w:r>
      <w:proofErr w:type="spellStart"/>
      <w:r>
        <w:t>Stored</w:t>
      </w:r>
      <w:proofErr w:type="spellEnd"/>
      <w:r>
        <w:t xml:space="preserve"> </w:t>
      </w:r>
      <w:proofErr w:type="spellStart"/>
      <w:r>
        <w:t>Procedures</w:t>
      </w:r>
      <w:bookmarkEnd w:id="95"/>
      <w:proofErr w:type="spellEnd"/>
    </w:p>
    <w:p w14:paraId="6F40347B" w14:textId="08D6D149" w:rsidR="003F5246" w:rsidRPr="00104203" w:rsidRDefault="001466BF" w:rsidP="003F5246">
      <w:pPr>
        <w:pStyle w:val="Cabealho3"/>
      </w:pPr>
      <w:bookmarkStart w:id="96" w:name="_Toc509692741"/>
      <w:r>
        <w:t xml:space="preserve">Criação de </w:t>
      </w:r>
      <w:proofErr w:type="spellStart"/>
      <w:r>
        <w:t>Views</w:t>
      </w:r>
      <w:proofErr w:type="spellEnd"/>
      <w:r>
        <w:t xml:space="preserve"> para controlo de acesso dos investigadores</w:t>
      </w:r>
      <w:bookmarkEnd w:id="96"/>
    </w:p>
    <w:p w14:paraId="3EAEC63D" w14:textId="5445ECDF" w:rsidR="00074214" w:rsidRDefault="00074214" w:rsidP="00074214">
      <w:r>
        <w:t xml:space="preserve">Para garantir um controlo eficaz da informação pertencente a cada investigador, optou-se por criar uma </w:t>
      </w:r>
      <w:proofErr w:type="spellStart"/>
      <w:r>
        <w:t>view</w:t>
      </w:r>
      <w:proofErr w:type="spellEnd"/>
      <w:r>
        <w:t xml:space="preserve"> por cada tabela </w:t>
      </w:r>
      <w:r w:rsidR="007619DE">
        <w:t xml:space="preserve">(tabela essa </w:t>
      </w:r>
      <w:r>
        <w:t>que possa ter registos de vários investigadores</w:t>
      </w:r>
      <w:r w:rsidR="007619DE">
        <w:t>)</w:t>
      </w:r>
      <w:r>
        <w:t xml:space="preserve">. Nesse sentido, foram desenvolvidas cinco </w:t>
      </w:r>
      <w:proofErr w:type="spellStart"/>
      <w:r>
        <w:t>views</w:t>
      </w:r>
      <w:proofErr w:type="spellEnd"/>
      <w:r>
        <w:t xml:space="preserve"> para as tabelas: Investigador, Cultura, </w:t>
      </w:r>
      <w:proofErr w:type="spellStart"/>
      <w:r>
        <w:t>Variaveis</w:t>
      </w:r>
      <w:proofErr w:type="spellEnd"/>
      <w:r>
        <w:t xml:space="preserve">, </w:t>
      </w:r>
      <w:proofErr w:type="spellStart"/>
      <w:r>
        <w:t>VariaveisMedidas</w:t>
      </w:r>
      <w:proofErr w:type="spellEnd"/>
      <w:r>
        <w:t xml:space="preserve"> e </w:t>
      </w:r>
      <w:proofErr w:type="spellStart"/>
      <w:r>
        <w:t>Medicoes</w:t>
      </w:r>
      <w:proofErr w:type="spellEnd"/>
      <w:r>
        <w:t xml:space="preserve">. Cada </w:t>
      </w:r>
      <w:proofErr w:type="spellStart"/>
      <w:r>
        <w:t>view</w:t>
      </w:r>
      <w:proofErr w:type="spellEnd"/>
      <w:r>
        <w:t xml:space="preserve"> deverá devolver a informação da respetiva tabela respeitante somente ao investigador </w:t>
      </w:r>
      <w:r w:rsidR="00300821">
        <w:t>que se encontra ligado.</w:t>
      </w:r>
      <w:r w:rsidR="00D875EB">
        <w:t xml:space="preserve"> O objetivo das </w:t>
      </w:r>
      <w:proofErr w:type="spellStart"/>
      <w:r w:rsidR="00D875EB">
        <w:t>views</w:t>
      </w:r>
      <w:proofErr w:type="spellEnd"/>
      <w:r w:rsidR="00D875EB">
        <w:t xml:space="preserve"> será </w:t>
      </w:r>
      <w:r w:rsidR="00066378">
        <w:t>impedir que cada investigador consulte informação de outros investigadores (política de privacidade).</w:t>
      </w:r>
    </w:p>
    <w:p w14:paraId="5636FCCC" w14:textId="3EF3A4F4" w:rsidR="00300821" w:rsidRDefault="00300821" w:rsidP="00074214">
      <w:r>
        <w:t xml:space="preserve">A listagem das </w:t>
      </w:r>
      <w:proofErr w:type="spellStart"/>
      <w:r>
        <w:t>views</w:t>
      </w:r>
      <w:proofErr w:type="spellEnd"/>
      <w:r>
        <w:t xml:space="preserve">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proofErr w:type="spellStart"/>
            <w:r>
              <w:rPr>
                <w:b/>
              </w:rPr>
              <w:t>View</w:t>
            </w:r>
            <w:proofErr w:type="spellEnd"/>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proofErr w:type="spellStart"/>
            <w:r>
              <w:t>v_InvestigadorPorInvestigador</w:t>
            </w:r>
            <w:proofErr w:type="spellEnd"/>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proofErr w:type="spellStart"/>
            <w:r>
              <w:t>v_CulturaPorInvestigador</w:t>
            </w:r>
            <w:proofErr w:type="spellEnd"/>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proofErr w:type="spellStart"/>
            <w:r>
              <w:t>v_VariaveisPorInvestigador</w:t>
            </w:r>
            <w:proofErr w:type="spellEnd"/>
          </w:p>
        </w:tc>
        <w:tc>
          <w:tcPr>
            <w:tcW w:w="3686" w:type="dxa"/>
          </w:tcPr>
          <w:p w14:paraId="2145AA98" w14:textId="2572A8D3" w:rsidR="007619DE" w:rsidRDefault="007619DE" w:rsidP="00117922">
            <w:proofErr w:type="spellStart"/>
            <w:r>
              <w:t>Variaveis</w:t>
            </w:r>
            <w:proofErr w:type="spellEnd"/>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proofErr w:type="spellStart"/>
            <w:r>
              <w:t>v_VariaveisMedidasPorInvestigador</w:t>
            </w:r>
            <w:proofErr w:type="spellEnd"/>
          </w:p>
        </w:tc>
        <w:tc>
          <w:tcPr>
            <w:tcW w:w="3686" w:type="dxa"/>
          </w:tcPr>
          <w:p w14:paraId="6FD1E96B" w14:textId="3AEEFD2B" w:rsidR="007619DE" w:rsidRDefault="007619DE" w:rsidP="00117922">
            <w:proofErr w:type="spellStart"/>
            <w:r>
              <w:t>VariaveisMedidas</w:t>
            </w:r>
            <w:proofErr w:type="spellEnd"/>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proofErr w:type="spellStart"/>
            <w:r>
              <w:t>v_MedicoesPorInvestigador</w:t>
            </w:r>
            <w:proofErr w:type="spellEnd"/>
          </w:p>
        </w:tc>
        <w:tc>
          <w:tcPr>
            <w:tcW w:w="3686" w:type="dxa"/>
          </w:tcPr>
          <w:p w14:paraId="653DAB96" w14:textId="48BD276C" w:rsidR="007619DE" w:rsidRDefault="007619DE" w:rsidP="00117922">
            <w:proofErr w:type="spellStart"/>
            <w:r>
              <w:t>Medicoes</w:t>
            </w:r>
            <w:proofErr w:type="spellEnd"/>
          </w:p>
        </w:tc>
        <w:tc>
          <w:tcPr>
            <w:tcW w:w="992" w:type="dxa"/>
          </w:tcPr>
          <w:p w14:paraId="7CB256F4" w14:textId="77777777" w:rsidR="007619DE" w:rsidRDefault="007619DE" w:rsidP="00066378">
            <w:pPr>
              <w:keepNext/>
            </w:pPr>
          </w:p>
        </w:tc>
      </w:tr>
    </w:tbl>
    <w:p w14:paraId="3E8E28F6" w14:textId="72BCE565" w:rsidR="00300821" w:rsidRDefault="00066378" w:rsidP="00066378">
      <w:pPr>
        <w:pStyle w:val="Legenda"/>
      </w:pPr>
      <w:bookmarkStart w:id="97" w:name="_Ref509674942"/>
      <w:r>
        <w:t xml:space="preserve">Tabela </w:t>
      </w:r>
      <w:fldSimple w:instr=" SEQ Tabela \* ARABIC ">
        <w:r>
          <w:rPr>
            <w:noProof/>
          </w:rPr>
          <w:t>3</w:t>
        </w:r>
      </w:fldSimple>
      <w:bookmarkEnd w:id="97"/>
      <w:r>
        <w:t xml:space="preserve"> - Listagem de </w:t>
      </w:r>
      <w:proofErr w:type="spellStart"/>
      <w:r>
        <w:t>views</w:t>
      </w:r>
      <w:proofErr w:type="spellEnd"/>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98" w:name="_Toc509692742"/>
      <w:r>
        <w:lastRenderedPageBreak/>
        <w:t xml:space="preserve">Apreciação crítica das </w:t>
      </w:r>
      <w:proofErr w:type="spellStart"/>
      <w:r>
        <w:t>Views</w:t>
      </w:r>
      <w:bookmarkEnd w:id="98"/>
      <w:proofErr w:type="spellEnd"/>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99" w:name="_Toc509692743"/>
      <w:proofErr w:type="spellStart"/>
      <w:r>
        <w:lastRenderedPageBreak/>
        <w:t>Views</w:t>
      </w:r>
      <w:proofErr w:type="spellEnd"/>
      <w:r>
        <w:t xml:space="preserve"> implementadas</w:t>
      </w:r>
      <w:bookmarkEnd w:id="99"/>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100" w:name="_Toc509692744"/>
      <w:r w:rsidR="00A32329">
        <w:lastRenderedPageBreak/>
        <w:t xml:space="preserve">Criação de </w:t>
      </w:r>
      <w:proofErr w:type="spellStart"/>
      <w:r w:rsidR="00A32329">
        <w:t>Trigger</w:t>
      </w:r>
      <w:proofErr w:type="spellEnd"/>
      <w:r w:rsidR="00A32329">
        <w:t xml:space="preserve"> para controlo de </w:t>
      </w:r>
      <w:r w:rsidR="00CE6A8F">
        <w:t>alterações</w:t>
      </w:r>
      <w:r w:rsidR="00A32329">
        <w:t xml:space="preserve"> dos investigadores</w:t>
      </w:r>
      <w:bookmarkEnd w:id="100"/>
    </w:p>
    <w:p w14:paraId="4E2462CC" w14:textId="4B084D56" w:rsidR="00A32329" w:rsidRDefault="00CE6A8F" w:rsidP="00A32329">
      <w:r>
        <w:t xml:space="preserve">À semelhança das </w:t>
      </w:r>
      <w:proofErr w:type="spellStart"/>
      <w:r>
        <w:t>views</w:t>
      </w:r>
      <w:proofErr w:type="spellEnd"/>
      <w:r>
        <w:t xml:space="preserve"> anteriores, também é necessário implementar uma </w:t>
      </w:r>
      <w:proofErr w:type="spellStart"/>
      <w:r>
        <w:t>trigger</w:t>
      </w:r>
      <w:proofErr w:type="spellEnd"/>
      <w:r>
        <w:t xml:space="preserve"> que evite que os investigadores insiram ou alterem informações da tabela </w:t>
      </w:r>
      <w:proofErr w:type="spellStart"/>
      <w:r>
        <w:t>Medicoes</w:t>
      </w:r>
      <w:proofErr w:type="spellEnd"/>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w:t>
      </w:r>
      <w:proofErr w:type="spellStart"/>
      <w:r>
        <w:t>Insert</w:t>
      </w:r>
      <w:proofErr w:type="spellEnd"/>
      <w:r>
        <w:t xml:space="preserve"> e </w:t>
      </w:r>
      <w:proofErr w:type="spellStart"/>
      <w:r>
        <w:t>Update</w:t>
      </w:r>
      <w:proofErr w:type="spellEnd"/>
      <w:r>
        <w:t xml:space="preserve"> (inclusive o </w:t>
      </w:r>
      <w:proofErr w:type="spellStart"/>
      <w:r>
        <w:t>SoftDelete</w:t>
      </w:r>
      <w:proofErr w:type="spellEnd"/>
      <w:r>
        <w:t>)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proofErr w:type="spellStart"/>
      <w:r w:rsidR="00CE6A8F">
        <w:t>trigger</w:t>
      </w:r>
      <w:proofErr w:type="spellEnd"/>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 xml:space="preserve">Nome </w:t>
            </w:r>
            <w:proofErr w:type="spellStart"/>
            <w:r w:rsidRPr="0083234E">
              <w:rPr>
                <w:b/>
              </w:rPr>
              <w:t>Trigger</w:t>
            </w:r>
            <w:proofErr w:type="spellEnd"/>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proofErr w:type="spellStart"/>
            <w:r w:rsidRPr="00CE6A8F">
              <w:t>tr_beforeInsUpdMedicoes</w:t>
            </w:r>
            <w:proofErr w:type="spellEnd"/>
          </w:p>
        </w:tc>
        <w:tc>
          <w:tcPr>
            <w:tcW w:w="1869" w:type="dxa"/>
          </w:tcPr>
          <w:p w14:paraId="0EA3F1AB" w14:textId="40D5ED08" w:rsidR="00CE6A8F" w:rsidRDefault="00CE6A8F" w:rsidP="00117922">
            <w:proofErr w:type="spellStart"/>
            <w:r>
              <w:t>Medicoes</w:t>
            </w:r>
            <w:proofErr w:type="spellEnd"/>
          </w:p>
        </w:tc>
        <w:tc>
          <w:tcPr>
            <w:tcW w:w="1861" w:type="dxa"/>
          </w:tcPr>
          <w:p w14:paraId="427ADBF4" w14:textId="4A0462D8" w:rsidR="00CE6A8F" w:rsidRDefault="00CE6A8F" w:rsidP="00117922">
            <w:proofErr w:type="spellStart"/>
            <w:r>
              <w:t>Insert</w:t>
            </w:r>
            <w:proofErr w:type="spellEnd"/>
            <w:r>
              <w:t xml:space="preserve">, </w:t>
            </w:r>
            <w:proofErr w:type="spellStart"/>
            <w:r>
              <w:t>Update</w:t>
            </w:r>
            <w:proofErr w:type="spellEnd"/>
          </w:p>
        </w:tc>
        <w:tc>
          <w:tcPr>
            <w:tcW w:w="1587" w:type="dxa"/>
          </w:tcPr>
          <w:p w14:paraId="7E54E745" w14:textId="1F63D2A5" w:rsidR="00CE6A8F" w:rsidRDefault="00CE6A8F" w:rsidP="00117922">
            <w:proofErr w:type="spellStart"/>
            <w:r>
              <w:t>Before</w:t>
            </w:r>
            <w:proofErr w:type="spellEnd"/>
          </w:p>
        </w:tc>
        <w:tc>
          <w:tcPr>
            <w:tcW w:w="752" w:type="dxa"/>
          </w:tcPr>
          <w:p w14:paraId="1A3934C9" w14:textId="77777777" w:rsidR="00CE6A8F" w:rsidRDefault="00CE6A8F" w:rsidP="00117922"/>
        </w:tc>
      </w:tr>
    </w:tbl>
    <w:p w14:paraId="106F62D0" w14:textId="1C2421B2" w:rsidR="00A32329" w:rsidRDefault="00A32329" w:rsidP="00A32329">
      <w:pPr>
        <w:pStyle w:val="Legenda"/>
      </w:pPr>
      <w:r>
        <w:t xml:space="preserve">Tabela </w:t>
      </w:r>
      <w:fldSimple w:instr=" SEQ Tabela \* ARABIC ">
        <w:r w:rsidR="002648A9">
          <w:rPr>
            <w:noProof/>
          </w:rPr>
          <w:t>4</w:t>
        </w:r>
      </w:fldSimple>
      <w:r>
        <w:t xml:space="preserve"> </w:t>
      </w:r>
      <w:r w:rsidR="00CE6A8F">
        <w:t>–</w:t>
      </w:r>
      <w:r>
        <w:t xml:space="preserve"> </w:t>
      </w:r>
      <w:r w:rsidR="00CE6A8F">
        <w:t xml:space="preserve">Identificação do </w:t>
      </w:r>
      <w:proofErr w:type="spellStart"/>
      <w:r w:rsidR="00CE6A8F">
        <w:t>trigger</w:t>
      </w:r>
      <w:proofErr w:type="spellEnd"/>
      <w:r w:rsidR="00CE6A8F">
        <w:t xml:space="preserve">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101" w:name="_Toc509692745"/>
      <w:r>
        <w:lastRenderedPageBreak/>
        <w:t xml:space="preserve">Apreciação crítica do </w:t>
      </w:r>
      <w:proofErr w:type="spellStart"/>
      <w:r>
        <w:t>Trigger</w:t>
      </w:r>
      <w:bookmarkEnd w:id="101"/>
      <w:proofErr w:type="spellEnd"/>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102" w:name="_Toc509692746"/>
      <w:proofErr w:type="spellStart"/>
      <w:r>
        <w:lastRenderedPageBreak/>
        <w:t>Trigger</w:t>
      </w:r>
      <w:proofErr w:type="spellEnd"/>
      <w:r>
        <w:t xml:space="preserve"> implementado</w:t>
      </w:r>
      <w:bookmarkEnd w:id="102"/>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103" w:name="_Toc509692747"/>
      <w:proofErr w:type="spellStart"/>
      <w:r>
        <w:lastRenderedPageBreak/>
        <w:t>Stored</w:t>
      </w:r>
      <w:proofErr w:type="spellEnd"/>
      <w:r>
        <w:t xml:space="preserve"> </w:t>
      </w:r>
      <w:proofErr w:type="spellStart"/>
      <w:r>
        <w:t>Procedures</w:t>
      </w:r>
      <w:proofErr w:type="spellEnd"/>
      <w:r>
        <w:t xml:space="preserve"> para criação e eliminação de investigadores</w:t>
      </w:r>
      <w:bookmarkEnd w:id="103"/>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w:t>
      </w:r>
      <w:proofErr w:type="spellStart"/>
      <w:r w:rsidR="00021853">
        <w:t>Stored</w:t>
      </w:r>
      <w:proofErr w:type="spellEnd"/>
      <w:r w:rsidR="00021853">
        <w:t xml:space="preserve"> </w:t>
      </w:r>
      <w:proofErr w:type="spellStart"/>
      <w:r w:rsidR="00021853">
        <w:t>Procedures</w:t>
      </w:r>
      <w:proofErr w:type="spellEnd"/>
      <w:r w:rsidR="00021853">
        <w:t xml:space="preserve">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proofErr w:type="spellStart"/>
      <w:r w:rsidR="00021853">
        <w:t>Stores</w:t>
      </w:r>
      <w:proofErr w:type="spellEnd"/>
      <w:r w:rsidR="00021853">
        <w:t xml:space="preserve"> </w:t>
      </w:r>
      <w:proofErr w:type="spellStart"/>
      <w:r w:rsidR="00021853">
        <w:t>Procedures</w:t>
      </w:r>
      <w:proofErr w:type="spellEnd"/>
      <w:r>
        <w:t xml:space="preserve"> são as seguintes:</w:t>
      </w:r>
    </w:p>
    <w:tbl>
      <w:tblPr>
        <w:tblStyle w:val="TabelacomGrelhaClara"/>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proofErr w:type="spellStart"/>
            <w:r>
              <w:rPr>
                <w:rFonts w:ascii="Calibri" w:hAnsi="Calibri" w:cs="Calibri"/>
                <w:color w:val="000000"/>
              </w:rPr>
              <w:t>sp_</w:t>
            </w:r>
            <w:r w:rsidR="002648A9">
              <w:rPr>
                <w:rFonts w:ascii="Calibri" w:hAnsi="Calibri" w:cs="Calibri"/>
                <w:color w:val="000000"/>
              </w:rPr>
              <w:t>createInvestigador</w:t>
            </w:r>
            <w:proofErr w:type="spellEnd"/>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proofErr w:type="spellStart"/>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roofErr w:type="spellEnd"/>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proofErr w:type="spellStart"/>
            <w:r>
              <w:rPr>
                <w:rFonts w:ascii="Calibri" w:hAnsi="Calibri" w:cs="Calibri"/>
                <w:color w:val="000000"/>
              </w:rPr>
              <w:t>sp_dropInvestigador</w:t>
            </w:r>
            <w:proofErr w:type="spellEnd"/>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4D0C5321" w:rsidR="00090570" w:rsidRPr="00933EF9" w:rsidRDefault="00090570" w:rsidP="00933EF9">
      <w:pPr>
        <w:pStyle w:val="Legenda"/>
      </w:pPr>
      <w:r w:rsidRPr="00933EF9">
        <w:t xml:space="preserve">Tabela </w:t>
      </w:r>
      <w:fldSimple w:instr=" SEQ Tabela \* ARABIC ">
        <w:r w:rsidR="00933EF9">
          <w:rPr>
            <w:noProof/>
          </w:rPr>
          <w:t>5</w:t>
        </w:r>
      </w:fldSimple>
      <w:r w:rsidRPr="00933EF9">
        <w:t xml:space="preserve"> – Identificação do </w:t>
      </w:r>
      <w:proofErr w:type="spellStart"/>
      <w:r w:rsidRPr="00933EF9">
        <w:t>trigger</w:t>
      </w:r>
      <w:proofErr w:type="spellEnd"/>
      <w:r w:rsidRPr="00933EF9">
        <w:t xml:space="preserve">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104" w:name="_Toc509692748"/>
      <w:r>
        <w:lastRenderedPageBreak/>
        <w:t xml:space="preserve">Apreciação crítica dos </w:t>
      </w:r>
      <w:proofErr w:type="spellStart"/>
      <w:r>
        <w:t>Stored</w:t>
      </w:r>
      <w:proofErr w:type="spellEnd"/>
      <w:r>
        <w:t xml:space="preserve"> </w:t>
      </w:r>
      <w:proofErr w:type="spellStart"/>
      <w:r>
        <w:t>Procedures</w:t>
      </w:r>
      <w:bookmarkEnd w:id="104"/>
      <w:proofErr w:type="spellEnd"/>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105" w:name="_Toc509692749"/>
      <w:proofErr w:type="spellStart"/>
      <w:r>
        <w:lastRenderedPageBreak/>
        <w:t>Stored</w:t>
      </w:r>
      <w:proofErr w:type="spellEnd"/>
      <w:r>
        <w:t xml:space="preserve"> </w:t>
      </w:r>
      <w:proofErr w:type="spellStart"/>
      <w:r>
        <w:t>Procedures</w:t>
      </w:r>
      <w:proofErr w:type="spellEnd"/>
      <w:r>
        <w:t xml:space="preserve"> implementados</w:t>
      </w:r>
      <w:bookmarkEnd w:id="105"/>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106" w:name="_Toc509692750"/>
      <w:r w:rsidRPr="00540C19">
        <w:rPr>
          <w:lang w:val="en-US"/>
        </w:rPr>
        <w:lastRenderedPageBreak/>
        <w:t xml:space="preserve">Stored Procedures para updates </w:t>
      </w:r>
      <w:proofErr w:type="spellStart"/>
      <w:r w:rsidRPr="00540C19">
        <w:rPr>
          <w:lang w:val="en-US"/>
        </w:rPr>
        <w:t>S</w:t>
      </w:r>
      <w:r>
        <w:rPr>
          <w:lang w:val="en-US"/>
        </w:rPr>
        <w:t>oftDelete</w:t>
      </w:r>
      <w:bookmarkEnd w:id="106"/>
      <w:proofErr w:type="spellEnd"/>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w:t>
      </w:r>
      <w:proofErr w:type="spellStart"/>
      <w:r w:rsidR="001F33EC">
        <w:t>HardDelete</w:t>
      </w:r>
      <w:proofErr w:type="spellEnd"/>
      <w:r w:rsidR="001F33EC">
        <w:t xml:space="preserve"> que vai de encontro ao procedimento normal de DELETE, sendo essa informação irrecuperável, e o </w:t>
      </w:r>
      <w:proofErr w:type="spellStart"/>
      <w:r w:rsidR="001F33EC">
        <w:t>SoftDelete</w:t>
      </w:r>
      <w:proofErr w:type="spellEnd"/>
      <w:r w:rsidR="001F33EC">
        <w:t xml:space="preserve"> que consiste na alteração da </w:t>
      </w:r>
      <w:proofErr w:type="spellStart"/>
      <w:r w:rsidR="001F33EC">
        <w:t>flag</w:t>
      </w:r>
      <w:proofErr w:type="spellEnd"/>
      <w:r w:rsidR="001F33EC">
        <w:t xml:space="preserve"> </w:t>
      </w:r>
      <w:proofErr w:type="spellStart"/>
      <w:r w:rsidR="001F33EC" w:rsidRPr="001F33EC">
        <w:rPr>
          <w:i/>
        </w:rPr>
        <w:t>deleted</w:t>
      </w:r>
      <w:proofErr w:type="spellEnd"/>
      <w:r w:rsidR="001F33EC">
        <w:t xml:space="preserve"> nos registos das tabelas. Para que esse sistema funcione corretamente é necessário criar </w:t>
      </w:r>
      <w:proofErr w:type="spellStart"/>
      <w:r w:rsidR="001F33EC">
        <w:t>Stored</w:t>
      </w:r>
      <w:proofErr w:type="spellEnd"/>
      <w:r w:rsidR="001F33EC">
        <w:t xml:space="preserve"> </w:t>
      </w:r>
      <w:proofErr w:type="spellStart"/>
      <w:r w:rsidR="001F33EC">
        <w:t>Procedures</w:t>
      </w:r>
      <w:proofErr w:type="spellEnd"/>
      <w:r w:rsidR="001F33EC">
        <w:t xml:space="preserve"> que “eliminam” os registos através do método de </w:t>
      </w:r>
      <w:proofErr w:type="spellStart"/>
      <w:r w:rsidR="001F33EC">
        <w:t>SoftDelete</w:t>
      </w:r>
      <w:proofErr w:type="spellEnd"/>
      <w:r w:rsidR="001F33EC">
        <w:t>.</w:t>
      </w:r>
    </w:p>
    <w:p w14:paraId="3DC753BB" w14:textId="77777777" w:rsidR="00540C19" w:rsidRDefault="00540C19" w:rsidP="00540C19">
      <w:r>
        <w:t xml:space="preserve">As características do </w:t>
      </w:r>
      <w:proofErr w:type="spellStart"/>
      <w:r>
        <w:t>Stores</w:t>
      </w:r>
      <w:proofErr w:type="spellEnd"/>
      <w:r>
        <w:t xml:space="preserve"> </w:t>
      </w:r>
      <w:proofErr w:type="spellStart"/>
      <w:r>
        <w:t>Procedures</w:t>
      </w:r>
      <w:proofErr w:type="spellEnd"/>
      <w:r>
        <w:t xml:space="preserve"> são as seguintes:</w:t>
      </w:r>
    </w:p>
    <w:tbl>
      <w:tblPr>
        <w:tblStyle w:val="TabelacomGrelhaClara"/>
        <w:tblW w:w="0" w:type="auto"/>
        <w:tblLook w:val="04A0" w:firstRow="1" w:lastRow="0" w:firstColumn="1" w:lastColumn="0" w:noHBand="0" w:noVBand="1"/>
      </w:tblPr>
      <w:tblGrid>
        <w:gridCol w:w="3037"/>
        <w:gridCol w:w="2033"/>
        <w:gridCol w:w="1837"/>
        <w:gridCol w:w="1069"/>
        <w:gridCol w:w="744"/>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proofErr w:type="spellStart"/>
            <w:r w:rsidRPr="00AE34B4">
              <w:rPr>
                <w:rFonts w:ascii="Calibri" w:hAnsi="Calibri" w:cs="Calibri"/>
                <w:color w:val="000000"/>
              </w:rPr>
              <w:t>sp_softDeleteInvestigador</w:t>
            </w:r>
            <w:proofErr w:type="spellEnd"/>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proofErr w:type="spellStart"/>
            <w:r w:rsidRPr="00AE34B4">
              <w:rPr>
                <w:rFonts w:ascii="Calibri" w:hAnsi="Calibri" w:cs="Calibri"/>
                <w:color w:val="000000"/>
              </w:rPr>
              <w:t>sp_softDeleteCultura</w:t>
            </w:r>
            <w:proofErr w:type="spellEnd"/>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w:t>
            </w:r>
            <w:proofErr w:type="spellEnd"/>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sp_softDeleteVariaveisMedidas</w:t>
            </w:r>
            <w:proofErr w:type="spellEnd"/>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proofErr w:type="spellStart"/>
            <w:r w:rsidRPr="00AE34B4">
              <w:rPr>
                <w:rFonts w:ascii="Calibri" w:hAnsi="Calibri" w:cs="Calibri"/>
                <w:color w:val="000000"/>
              </w:rPr>
              <w:t>sp_softDeleteMedicoes</w:t>
            </w:r>
            <w:proofErr w:type="spellEnd"/>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77777777" w:rsidR="00540C19" w:rsidRPr="00933EF9" w:rsidRDefault="00540C19" w:rsidP="00540C19">
      <w:pPr>
        <w:pStyle w:val="Legenda"/>
      </w:pPr>
      <w:r w:rsidRPr="00933EF9">
        <w:t xml:space="preserve">Tabela </w:t>
      </w:r>
      <w:fldSimple w:instr=" SEQ Tabela \* ARABIC ">
        <w:r>
          <w:rPr>
            <w:noProof/>
          </w:rPr>
          <w:t>5</w:t>
        </w:r>
      </w:fldSimple>
      <w:r w:rsidRPr="00933EF9">
        <w:t xml:space="preserve"> – Identificação do </w:t>
      </w:r>
      <w:proofErr w:type="spellStart"/>
      <w:r w:rsidRPr="00933EF9">
        <w:t>trigger</w:t>
      </w:r>
      <w:proofErr w:type="spellEnd"/>
      <w:r w:rsidRPr="00933EF9">
        <w:t xml:space="preserve">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w:t>
      </w:r>
      <w:proofErr w:type="spellStart"/>
      <w:r>
        <w:t>flag</w:t>
      </w:r>
      <w:proofErr w:type="spellEnd"/>
      <w:r>
        <w:t xml:space="preserve"> </w:t>
      </w:r>
      <w:proofErr w:type="spellStart"/>
      <w:r w:rsidRPr="001F33EC">
        <w:rPr>
          <w:i/>
        </w:rPr>
        <w:t>deleted</w:t>
      </w:r>
      <w:proofErr w:type="spellEnd"/>
      <w:r>
        <w:t xml:space="preserve"> ativa não apareça nos registos de consulta dos investigadores.</w:t>
      </w:r>
      <w:r w:rsidR="00540C19">
        <w:br w:type="page"/>
      </w:r>
    </w:p>
    <w:p w14:paraId="0EC56723" w14:textId="77777777" w:rsidR="00540C19" w:rsidRDefault="00540C19" w:rsidP="00540C19">
      <w:pPr>
        <w:pStyle w:val="Cabealho4"/>
      </w:pPr>
      <w:bookmarkStart w:id="107" w:name="_Toc509692751"/>
      <w:r>
        <w:lastRenderedPageBreak/>
        <w:t xml:space="preserve">Apreciação crítica dos </w:t>
      </w:r>
      <w:proofErr w:type="spellStart"/>
      <w:r>
        <w:t>Stored</w:t>
      </w:r>
      <w:proofErr w:type="spellEnd"/>
      <w:r>
        <w:t xml:space="preserve"> </w:t>
      </w:r>
      <w:proofErr w:type="spellStart"/>
      <w:r>
        <w:t>Procedures</w:t>
      </w:r>
      <w:bookmarkEnd w:id="107"/>
      <w:proofErr w:type="spellEnd"/>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108" w:name="_Toc509692752"/>
      <w:proofErr w:type="spellStart"/>
      <w:r>
        <w:lastRenderedPageBreak/>
        <w:t>Stored</w:t>
      </w:r>
      <w:proofErr w:type="spellEnd"/>
      <w:r>
        <w:t xml:space="preserve"> </w:t>
      </w:r>
      <w:proofErr w:type="spellStart"/>
      <w:r>
        <w:t>Procedures</w:t>
      </w:r>
      <w:proofErr w:type="spellEnd"/>
      <w:r>
        <w:t xml:space="preserve"> implementados</w:t>
      </w:r>
      <w:bookmarkEnd w:id="108"/>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109" w:name="_Toc509692753"/>
      <w:r>
        <w:lastRenderedPageBreak/>
        <w:t>Migração entre Bases de Dados</w:t>
      </w:r>
      <w:bookmarkEnd w:id="109"/>
    </w:p>
    <w:p w14:paraId="37CD69E3" w14:textId="77777777" w:rsidR="002240E0" w:rsidRPr="00104203" w:rsidRDefault="002240E0" w:rsidP="002240E0">
      <w:pPr>
        <w:pStyle w:val="Cabealho3"/>
      </w:pPr>
      <w:bookmarkStart w:id="110" w:name="_Toc509692754"/>
      <w:r w:rsidRPr="00104203">
        <w:t xml:space="preserve">Esquema </w:t>
      </w:r>
      <w:r>
        <w:t xml:space="preserve">relacional </w:t>
      </w:r>
      <w:r w:rsidRPr="00104203">
        <w:t xml:space="preserve">da base de Dados </w:t>
      </w:r>
      <w:proofErr w:type="spellStart"/>
      <w:r>
        <w:t>Mysql</w:t>
      </w:r>
      <w:proofErr w:type="spellEnd"/>
      <w:r w:rsidRPr="00104203">
        <w:t xml:space="preserve"> </w:t>
      </w:r>
      <w:r>
        <w:t>(destino)</w:t>
      </w:r>
      <w:bookmarkEnd w:id="110"/>
    </w:p>
    <w:p w14:paraId="392CFCD4" w14:textId="0630D5B6" w:rsidR="003F5246" w:rsidRDefault="003F5246" w:rsidP="003F5246">
      <w:pPr>
        <w:rPr>
          <w:rFonts w:ascii="Courier New" w:hAnsi="Courier New" w:cs="Courier New"/>
          <w:sz w:val="24"/>
          <w:szCs w:val="24"/>
        </w:rPr>
      </w:pPr>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4"/>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Cabealho4"/>
      </w:pPr>
      <w:r>
        <w:br w:type="page"/>
      </w:r>
      <w:bookmarkStart w:id="111" w:name="_Toc509692755"/>
      <w:r w:rsidR="00F428F1">
        <w:lastRenderedPageBreak/>
        <w:t>Apreciação Crítica e esquema relacional implementado</w:t>
      </w:r>
      <w:bookmarkEnd w:id="111"/>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112" w:name="_Toc509692756"/>
      <w:r>
        <w:lastRenderedPageBreak/>
        <w:t>Forma de Migração</w:t>
      </w:r>
      <w:bookmarkEnd w:id="112"/>
    </w:p>
    <w:p w14:paraId="07DAC83B" w14:textId="076AED66" w:rsidR="003F5246" w:rsidRPr="003F5246" w:rsidRDefault="003F5246" w:rsidP="003F5246"/>
    <w:p w14:paraId="5E37F0AE" w14:textId="77777777" w:rsidR="00AE0D67" w:rsidRDefault="003F5246" w:rsidP="003F5246">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a forma como a migração será </w:t>
      </w:r>
      <w:proofErr w:type="spellStart"/>
      <w:r>
        <w:rPr>
          <w:rFonts w:ascii="Courier New" w:hAnsi="Courier New" w:cs="Courier New"/>
          <w:sz w:val="24"/>
          <w:szCs w:val="24"/>
        </w:rPr>
        <w:t>efectuada</w:t>
      </w:r>
      <w:proofErr w:type="spellEnd"/>
      <w:r>
        <w:rPr>
          <w:rFonts w:ascii="Courier New" w:hAnsi="Courier New" w:cs="Courier New"/>
          <w:sz w:val="24"/>
          <w:szCs w:val="24"/>
        </w:rPr>
        <w:t xml:space="preserve">. A informação apresentada deverá ser suficiente para que o grupo que a receba consiga implementar a migração. </w:t>
      </w:r>
    </w:p>
    <w:p w14:paraId="7DAC3892" w14:textId="10E07942" w:rsidR="00AE0D67" w:rsidRDefault="00AE0D67" w:rsidP="00AE0D67">
      <w:pPr>
        <w:rPr>
          <w:rFonts w:ascii="Courier New" w:hAnsi="Courier New" w:cs="Courier New"/>
          <w:sz w:val="24"/>
          <w:szCs w:val="24"/>
        </w:rPr>
      </w:pPr>
      <w:r>
        <w:rPr>
          <w:rFonts w:ascii="Courier New" w:hAnsi="Courier New" w:cs="Courier New"/>
          <w:sz w:val="24"/>
          <w:szCs w:val="24"/>
        </w:rPr>
        <w:t>Poderá ser importante incluir um diagrama que explique as várias etapas.</w:t>
      </w:r>
    </w:p>
    <w:p w14:paraId="2141A2FA" w14:textId="73C67470" w:rsidR="00AE0D67" w:rsidRDefault="00AE0D67" w:rsidP="00AE0D67">
      <w:pPr>
        <w:rPr>
          <w:rFonts w:ascii="Courier New" w:hAnsi="Courier New" w:cs="Courier New"/>
          <w:sz w:val="24"/>
          <w:szCs w:val="24"/>
        </w:rPr>
      </w:pPr>
      <w:r>
        <w:rPr>
          <w:rFonts w:ascii="Courier New" w:hAnsi="Courier New" w:cs="Courier New"/>
          <w:sz w:val="24"/>
          <w:szCs w:val="24"/>
        </w:rPr>
        <w:t xml:space="preserve">Deverão ser enumeradas as opções, comandos, utilitários, bibliotecas a utilizar. Caso relevante, indicar estratégias para nomes de ficheiros. Deverão </w:t>
      </w:r>
      <w:r w:rsidR="003F5246">
        <w:rPr>
          <w:rFonts w:ascii="Courier New" w:hAnsi="Courier New" w:cs="Courier New"/>
          <w:sz w:val="24"/>
          <w:szCs w:val="24"/>
        </w:rPr>
        <w:t xml:space="preserve">ser abordadas questões como </w:t>
      </w:r>
      <w:r w:rsidR="003F5246" w:rsidRPr="00CE5F4B">
        <w:rPr>
          <w:rFonts w:ascii="Courier New" w:hAnsi="Courier New" w:cs="Courier New"/>
          <w:sz w:val="24"/>
          <w:szCs w:val="24"/>
          <w:u w:val="single"/>
        </w:rPr>
        <w:t>periocidade</w:t>
      </w:r>
      <w:r w:rsidR="003F5246">
        <w:rPr>
          <w:rFonts w:ascii="Courier New" w:hAnsi="Courier New" w:cs="Courier New"/>
          <w:sz w:val="24"/>
          <w:szCs w:val="24"/>
        </w:rPr>
        <w:t xml:space="preserve">, </w:t>
      </w:r>
      <w:r w:rsidR="00CE5F4B" w:rsidRPr="00CE5F4B">
        <w:rPr>
          <w:rFonts w:ascii="Courier New" w:hAnsi="Courier New" w:cs="Courier New"/>
          <w:sz w:val="24"/>
          <w:szCs w:val="24"/>
          <w:u w:val="single"/>
        </w:rPr>
        <w:t>privacidade dos dados</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eficiência</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facilidade de manutenção</w:t>
      </w:r>
      <w:r w:rsidR="003F5246">
        <w:rPr>
          <w:rFonts w:ascii="Courier New" w:hAnsi="Courier New" w:cs="Courier New"/>
          <w:sz w:val="24"/>
          <w:szCs w:val="24"/>
        </w:rPr>
        <w:t>.</w:t>
      </w:r>
    </w:p>
    <w:p w14:paraId="6C412373" w14:textId="7C5AF379" w:rsidR="003F5246" w:rsidRDefault="00AE0D67" w:rsidP="00AE0D67">
      <w:pPr>
        <w:rPr>
          <w:rFonts w:ascii="Courier New" w:hAnsi="Courier New" w:cs="Courier New"/>
          <w:sz w:val="24"/>
          <w:szCs w:val="24"/>
        </w:rPr>
      </w:pPr>
      <w:r>
        <w:rPr>
          <w:rFonts w:ascii="Courier New" w:hAnsi="Courier New" w:cs="Courier New"/>
          <w:sz w:val="24"/>
          <w:szCs w:val="24"/>
        </w:rPr>
        <w:t xml:space="preserve">Deverá estar claro no texto de que forma se assegura uma migração incremental (evitar que a informação chegue repetida ao </w:t>
      </w:r>
      <w:proofErr w:type="spellStart"/>
      <w:r>
        <w:rPr>
          <w:rFonts w:ascii="Courier New" w:hAnsi="Courier New" w:cs="Courier New"/>
          <w:sz w:val="24"/>
          <w:szCs w:val="24"/>
        </w:rPr>
        <w:t>mysql</w:t>
      </w:r>
      <w:proofErr w:type="spellEnd"/>
      <w:r>
        <w:rPr>
          <w:rFonts w:ascii="Courier New" w:hAnsi="Courier New" w:cs="Courier New"/>
          <w:sz w:val="24"/>
          <w:szCs w:val="24"/>
        </w:rPr>
        <w:t>)</w:t>
      </w:r>
      <w:r w:rsidR="003F5246">
        <w:rPr>
          <w:rFonts w:ascii="Courier New" w:hAnsi="Courier New" w:cs="Courier New"/>
          <w:sz w:val="24"/>
          <w:szCs w:val="24"/>
        </w:rPr>
        <w:t>&gt;</w:t>
      </w:r>
    </w:p>
    <w:p w14:paraId="1C2A7412" w14:textId="77777777" w:rsidR="00AE0D67" w:rsidRDefault="00AE0D67" w:rsidP="00AE0D67">
      <w:pPr>
        <w:rPr>
          <w:rFonts w:ascii="Courier New" w:hAnsi="Courier New" w:cs="Courier New"/>
          <w:sz w:val="24"/>
          <w:szCs w:val="24"/>
        </w:rPr>
      </w:pP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113" w:name="_Toc509692757"/>
      <w:r>
        <w:lastRenderedPageBreak/>
        <w:t>Apreciação Crítica à especificação da forma de migração</w:t>
      </w:r>
      <w:bookmarkEnd w:id="113"/>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114" w:name="_Toc509692758"/>
      <w:r>
        <w:rPr>
          <w:rStyle w:val="Cabealho3Carter"/>
        </w:rPr>
        <w:lastRenderedPageBreak/>
        <w:t>Gestão de Utilizadores</w:t>
      </w:r>
      <w:bookmarkEnd w:id="114"/>
    </w:p>
    <w:p w14:paraId="12BFFFE3" w14:textId="584FF3C2" w:rsidR="00125DF0" w:rsidRDefault="00125DF0" w:rsidP="00125DF0">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de que forma deverá ser feita a manutenção (e.g., a criação e privilégios) de utilizadores Sybase. Nomeadamente deverá ser indicado, para cada tipo de </w:t>
      </w:r>
      <w:proofErr w:type="spellStart"/>
      <w:proofErr w:type="gramStart"/>
      <w:r>
        <w:rPr>
          <w:rFonts w:ascii="Courier New" w:hAnsi="Courier New" w:cs="Courier New"/>
          <w:sz w:val="24"/>
          <w:szCs w:val="24"/>
        </w:rPr>
        <w:t>utilizador,que</w:t>
      </w:r>
      <w:proofErr w:type="spellEnd"/>
      <w:proofErr w:type="gramEnd"/>
      <w:r>
        <w:rPr>
          <w:rFonts w:ascii="Courier New" w:hAnsi="Courier New" w:cs="Courier New"/>
          <w:sz w:val="24"/>
          <w:szCs w:val="24"/>
        </w:rPr>
        <w:t xml:space="preserve"> privilégios ele tem sobre que tabelas e </w:t>
      </w:r>
      <w:proofErr w:type="spellStart"/>
      <w:r w:rsidR="0008705E">
        <w:rPr>
          <w:rFonts w:ascii="Courier New" w:hAnsi="Courier New" w:cs="Courier New"/>
          <w:sz w:val="24"/>
          <w:szCs w:val="24"/>
        </w:rPr>
        <w:t>Stored</w:t>
      </w:r>
      <w:proofErr w:type="spellEnd"/>
      <w:r>
        <w:rPr>
          <w:rFonts w:ascii="Courier New" w:hAnsi="Courier New" w:cs="Courier New"/>
          <w:sz w:val="24"/>
          <w:szCs w:val="24"/>
        </w:rPr>
        <w:t xml:space="preserve"> </w:t>
      </w:r>
      <w:proofErr w:type="spellStart"/>
      <w:r>
        <w:rPr>
          <w:rFonts w:ascii="Courier New" w:hAnsi="Courier New" w:cs="Courier New"/>
          <w:sz w:val="24"/>
          <w:szCs w:val="24"/>
        </w:rPr>
        <w:t>procedures</w:t>
      </w:r>
      <w:proofErr w:type="spellEnd"/>
      <w:r>
        <w:rPr>
          <w:rFonts w:ascii="Courier New" w:hAnsi="Courier New" w:cs="Courier New"/>
          <w:sz w:val="24"/>
          <w:szCs w:val="24"/>
        </w:rPr>
        <w:t xml:space="preserve"> (caso sejam referenciados na secção </w:t>
      </w:r>
      <w:r>
        <w:rPr>
          <w:rFonts w:ascii="Courier New" w:hAnsi="Courier New" w:cs="Courier New"/>
          <w:sz w:val="24"/>
          <w:szCs w:val="24"/>
        </w:rPr>
        <w:fldChar w:fldCharType="begin"/>
      </w:r>
      <w:r>
        <w:rPr>
          <w:rFonts w:ascii="Courier New" w:hAnsi="Courier New" w:cs="Courier New"/>
          <w:sz w:val="24"/>
          <w:szCs w:val="24"/>
        </w:rPr>
        <w:instrText xml:space="preserve"> REF _Ref499131207 \r </w:instrText>
      </w:r>
      <w:r>
        <w:rPr>
          <w:rFonts w:ascii="Courier New" w:hAnsi="Courier New" w:cs="Courier New"/>
          <w:sz w:val="24"/>
          <w:szCs w:val="24"/>
        </w:rPr>
        <w:fldChar w:fldCharType="separate"/>
      </w:r>
      <w:r w:rsidR="005D14A7">
        <w:rPr>
          <w:rFonts w:ascii="Courier New" w:hAnsi="Courier New" w:cs="Courier New"/>
          <w:sz w:val="24"/>
          <w:szCs w:val="24"/>
        </w:rPr>
        <w:t>1.3.2</w:t>
      </w:r>
      <w:r>
        <w:rPr>
          <w:rFonts w:ascii="Courier New" w:hAnsi="Courier New" w:cs="Courier New"/>
          <w:sz w:val="24"/>
          <w:szCs w:val="24"/>
        </w:rPr>
        <w:fldChar w:fldCharType="end"/>
      </w:r>
      <w:r>
        <w:rPr>
          <w:rFonts w:ascii="Courier New" w:hAnsi="Courier New" w:cs="Courier New"/>
          <w:sz w:val="24"/>
          <w:szCs w:val="24"/>
        </w:rPr>
        <w:t xml:space="preserve">). </w:t>
      </w:r>
    </w:p>
    <w:p w14:paraId="6AC87517" w14:textId="77777777" w:rsidR="00125DF0" w:rsidRDefault="00125DF0" w:rsidP="00125DF0">
      <w:pPr>
        <w:rPr>
          <w:rFonts w:ascii="Courier New" w:hAnsi="Courier New" w:cs="Courier New"/>
          <w:sz w:val="24"/>
          <w:szCs w:val="24"/>
        </w:rPr>
      </w:pPr>
      <w:r>
        <w:rPr>
          <w:rFonts w:ascii="Courier New" w:hAnsi="Courier New" w:cs="Courier New"/>
          <w:sz w:val="24"/>
          <w:szCs w:val="24"/>
        </w:rPr>
        <w:t>Sugestão de tabela</w:t>
      </w:r>
    </w:p>
    <w:tbl>
      <w:tblPr>
        <w:tblStyle w:val="TabelacomGrelha"/>
        <w:tblW w:w="5920" w:type="dxa"/>
        <w:tblLayout w:type="fixed"/>
        <w:tblLook w:val="04A0" w:firstRow="1" w:lastRow="0" w:firstColumn="1" w:lastColumn="0" w:noHBand="0" w:noVBand="1"/>
      </w:tblPr>
      <w:tblGrid>
        <w:gridCol w:w="1728"/>
        <w:gridCol w:w="1729"/>
        <w:gridCol w:w="1369"/>
        <w:gridCol w:w="1094"/>
      </w:tblGrid>
      <w:tr w:rsidR="00125DF0" w14:paraId="32D280F2" w14:textId="77777777" w:rsidTr="00A81F6D">
        <w:tc>
          <w:tcPr>
            <w:tcW w:w="1728" w:type="dxa"/>
            <w:vMerge w:val="restart"/>
            <w:vAlign w:val="center"/>
          </w:tcPr>
          <w:p w14:paraId="2740D417" w14:textId="77777777" w:rsidR="00125DF0" w:rsidRPr="00B01B61" w:rsidRDefault="00125DF0" w:rsidP="00A81F6D">
            <w:pPr>
              <w:jc w:val="center"/>
            </w:pPr>
            <w:r w:rsidRPr="00B01B61">
              <w:rPr>
                <w:rFonts w:ascii="Courier New" w:hAnsi="Courier New" w:cs="Courier New"/>
                <w:b/>
                <w:sz w:val="24"/>
                <w:szCs w:val="24"/>
              </w:rPr>
              <w:t>Tabela</w:t>
            </w:r>
          </w:p>
        </w:tc>
        <w:tc>
          <w:tcPr>
            <w:tcW w:w="4192" w:type="dxa"/>
            <w:gridSpan w:val="3"/>
          </w:tcPr>
          <w:p w14:paraId="7D153D02" w14:textId="77777777" w:rsidR="00125DF0" w:rsidRDefault="00125DF0"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125DF0" w14:paraId="214A5597" w14:textId="77777777" w:rsidTr="00A81F6D">
        <w:tc>
          <w:tcPr>
            <w:tcW w:w="1728" w:type="dxa"/>
            <w:vMerge/>
          </w:tcPr>
          <w:p w14:paraId="50A98A1F" w14:textId="77777777" w:rsidR="00125DF0" w:rsidRPr="00B01B61" w:rsidRDefault="00125DF0" w:rsidP="00A81F6D">
            <w:pPr>
              <w:jc w:val="center"/>
              <w:rPr>
                <w:rFonts w:ascii="Courier New" w:hAnsi="Courier New" w:cs="Courier New"/>
                <w:b/>
                <w:sz w:val="24"/>
                <w:szCs w:val="24"/>
              </w:rPr>
            </w:pPr>
          </w:p>
        </w:tc>
        <w:tc>
          <w:tcPr>
            <w:tcW w:w="1729" w:type="dxa"/>
          </w:tcPr>
          <w:p w14:paraId="1324A8A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067870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1EB5033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r>
      <w:tr w:rsidR="00125DF0" w14:paraId="1D543648" w14:textId="77777777" w:rsidTr="00A81F6D">
        <w:tc>
          <w:tcPr>
            <w:tcW w:w="1728" w:type="dxa"/>
          </w:tcPr>
          <w:p w14:paraId="3BC2519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8C07EC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7BCD1E6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0713CAB5" w14:textId="77777777" w:rsidR="00125DF0" w:rsidRDefault="00125DF0" w:rsidP="00A81F6D">
            <w:pPr>
              <w:jc w:val="center"/>
              <w:rPr>
                <w:rFonts w:ascii="Courier New" w:hAnsi="Courier New" w:cs="Courier New"/>
                <w:sz w:val="24"/>
                <w:szCs w:val="24"/>
              </w:rPr>
            </w:pPr>
          </w:p>
        </w:tc>
      </w:tr>
      <w:tr w:rsidR="00125DF0" w14:paraId="7A1A3950" w14:textId="77777777" w:rsidTr="00A81F6D">
        <w:tc>
          <w:tcPr>
            <w:tcW w:w="1728" w:type="dxa"/>
          </w:tcPr>
          <w:p w14:paraId="42B3284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6E1DB1AA"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0435C09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1D2A4809" w14:textId="77777777" w:rsidR="00125DF0" w:rsidRDefault="00125DF0" w:rsidP="00A81F6D">
            <w:pPr>
              <w:jc w:val="center"/>
              <w:rPr>
                <w:rFonts w:ascii="Courier New" w:hAnsi="Courier New" w:cs="Courier New"/>
                <w:sz w:val="24"/>
                <w:szCs w:val="24"/>
              </w:rPr>
            </w:pPr>
          </w:p>
        </w:tc>
      </w:tr>
      <w:tr w:rsidR="00125DF0" w14:paraId="42D74F53" w14:textId="77777777" w:rsidTr="00A81F6D">
        <w:tc>
          <w:tcPr>
            <w:tcW w:w="1728" w:type="dxa"/>
          </w:tcPr>
          <w:p w14:paraId="5B15AD2B"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9A1353E" w14:textId="77777777" w:rsidR="00125DF0" w:rsidRDefault="00125DF0" w:rsidP="00A81F6D">
            <w:pPr>
              <w:jc w:val="center"/>
              <w:rPr>
                <w:rFonts w:ascii="Courier New" w:hAnsi="Courier New" w:cs="Courier New"/>
                <w:sz w:val="24"/>
                <w:szCs w:val="24"/>
              </w:rPr>
            </w:pPr>
          </w:p>
        </w:tc>
        <w:tc>
          <w:tcPr>
            <w:tcW w:w="1369" w:type="dxa"/>
          </w:tcPr>
          <w:p w14:paraId="68847791" w14:textId="77777777" w:rsidR="00125DF0" w:rsidRDefault="00125DF0" w:rsidP="00A81F6D">
            <w:pPr>
              <w:jc w:val="center"/>
              <w:rPr>
                <w:rFonts w:ascii="Courier New" w:hAnsi="Courier New" w:cs="Courier New"/>
                <w:sz w:val="24"/>
                <w:szCs w:val="24"/>
              </w:rPr>
            </w:pPr>
          </w:p>
        </w:tc>
        <w:tc>
          <w:tcPr>
            <w:tcW w:w="1094" w:type="dxa"/>
          </w:tcPr>
          <w:p w14:paraId="3CEBF308" w14:textId="77777777" w:rsidR="00125DF0" w:rsidRDefault="00125DF0" w:rsidP="00A81F6D">
            <w:pPr>
              <w:jc w:val="center"/>
              <w:rPr>
                <w:rFonts w:ascii="Courier New" w:hAnsi="Courier New" w:cs="Courier New"/>
                <w:sz w:val="24"/>
                <w:szCs w:val="24"/>
              </w:rPr>
            </w:pPr>
          </w:p>
        </w:tc>
      </w:tr>
      <w:tr w:rsidR="00125DF0" w14:paraId="1B75555A" w14:textId="77777777" w:rsidTr="00A81F6D">
        <w:tc>
          <w:tcPr>
            <w:tcW w:w="1728" w:type="dxa"/>
          </w:tcPr>
          <w:p w14:paraId="590AFFB0" w14:textId="2398BA30" w:rsidR="00125DF0"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125DF0" w:rsidRPr="00B01B61">
              <w:rPr>
                <w:rFonts w:ascii="Courier New" w:hAnsi="Courier New" w:cs="Courier New"/>
                <w:b/>
                <w:sz w:val="24"/>
                <w:szCs w:val="24"/>
              </w:rPr>
              <w:t xml:space="preserve"> Proc.</w:t>
            </w:r>
          </w:p>
        </w:tc>
        <w:tc>
          <w:tcPr>
            <w:tcW w:w="1729" w:type="dxa"/>
          </w:tcPr>
          <w:p w14:paraId="15FFE94B" w14:textId="77777777" w:rsidR="00125DF0" w:rsidRDefault="00125DF0" w:rsidP="00A81F6D">
            <w:pPr>
              <w:jc w:val="center"/>
              <w:rPr>
                <w:rFonts w:ascii="Courier New" w:hAnsi="Courier New" w:cs="Courier New"/>
                <w:sz w:val="24"/>
                <w:szCs w:val="24"/>
              </w:rPr>
            </w:pPr>
          </w:p>
        </w:tc>
        <w:tc>
          <w:tcPr>
            <w:tcW w:w="1369" w:type="dxa"/>
          </w:tcPr>
          <w:p w14:paraId="15A59A5F" w14:textId="77777777" w:rsidR="00125DF0" w:rsidRDefault="00125DF0" w:rsidP="00A81F6D">
            <w:pPr>
              <w:jc w:val="center"/>
              <w:rPr>
                <w:rFonts w:ascii="Courier New" w:hAnsi="Courier New" w:cs="Courier New"/>
                <w:sz w:val="24"/>
                <w:szCs w:val="24"/>
              </w:rPr>
            </w:pPr>
          </w:p>
        </w:tc>
        <w:tc>
          <w:tcPr>
            <w:tcW w:w="1094" w:type="dxa"/>
          </w:tcPr>
          <w:p w14:paraId="0D1FE3DD" w14:textId="77777777" w:rsidR="00125DF0" w:rsidRDefault="00125DF0" w:rsidP="00A81F6D">
            <w:pPr>
              <w:jc w:val="center"/>
              <w:rPr>
                <w:rFonts w:ascii="Courier New" w:hAnsi="Courier New" w:cs="Courier New"/>
                <w:sz w:val="24"/>
                <w:szCs w:val="24"/>
              </w:rPr>
            </w:pPr>
          </w:p>
        </w:tc>
      </w:tr>
      <w:tr w:rsidR="00125DF0" w14:paraId="534EB793" w14:textId="77777777" w:rsidTr="00A81F6D">
        <w:tc>
          <w:tcPr>
            <w:tcW w:w="1728" w:type="dxa"/>
          </w:tcPr>
          <w:p w14:paraId="7F581CC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7255229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471DA18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56CB60D5" w14:textId="77777777" w:rsidR="00125DF0" w:rsidRDefault="00125DF0" w:rsidP="00A81F6D">
            <w:pPr>
              <w:jc w:val="center"/>
              <w:rPr>
                <w:rFonts w:ascii="Courier New" w:hAnsi="Courier New" w:cs="Courier New"/>
                <w:sz w:val="24"/>
                <w:szCs w:val="24"/>
              </w:rPr>
            </w:pPr>
          </w:p>
        </w:tc>
      </w:tr>
      <w:tr w:rsidR="00125DF0" w14:paraId="0C6E11EE" w14:textId="77777777" w:rsidTr="00A81F6D">
        <w:tc>
          <w:tcPr>
            <w:tcW w:w="1728" w:type="dxa"/>
          </w:tcPr>
          <w:p w14:paraId="0DE56756"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4B9F50E" w14:textId="77777777" w:rsidR="00125DF0" w:rsidRDefault="00125DF0" w:rsidP="00A81F6D">
            <w:pPr>
              <w:jc w:val="center"/>
              <w:rPr>
                <w:rFonts w:ascii="Courier New" w:hAnsi="Courier New" w:cs="Courier New"/>
                <w:sz w:val="24"/>
                <w:szCs w:val="24"/>
              </w:rPr>
            </w:pPr>
          </w:p>
        </w:tc>
        <w:tc>
          <w:tcPr>
            <w:tcW w:w="1369" w:type="dxa"/>
          </w:tcPr>
          <w:p w14:paraId="5CFAF75F" w14:textId="77777777" w:rsidR="00125DF0" w:rsidRDefault="00125DF0" w:rsidP="00A81F6D">
            <w:pPr>
              <w:jc w:val="center"/>
              <w:rPr>
                <w:rFonts w:ascii="Courier New" w:hAnsi="Courier New" w:cs="Courier New"/>
                <w:sz w:val="24"/>
                <w:szCs w:val="24"/>
              </w:rPr>
            </w:pPr>
          </w:p>
        </w:tc>
        <w:tc>
          <w:tcPr>
            <w:tcW w:w="1094" w:type="dxa"/>
          </w:tcPr>
          <w:p w14:paraId="22F0D6D3" w14:textId="77777777" w:rsidR="00125DF0" w:rsidRDefault="00125DF0" w:rsidP="00A81F6D">
            <w:pPr>
              <w:jc w:val="center"/>
              <w:rPr>
                <w:rFonts w:ascii="Courier New" w:hAnsi="Courier New" w:cs="Courier New"/>
                <w:sz w:val="24"/>
                <w:szCs w:val="24"/>
              </w:rPr>
            </w:pPr>
          </w:p>
        </w:tc>
      </w:tr>
    </w:tbl>
    <w:p w14:paraId="75B2908E" w14:textId="77777777" w:rsidR="00125DF0" w:rsidRDefault="00125DF0" w:rsidP="00125DF0">
      <w:pPr>
        <w:rPr>
          <w:rFonts w:ascii="Courier New" w:hAnsi="Courier New" w:cs="Courier New"/>
          <w:sz w:val="24"/>
          <w:szCs w:val="24"/>
        </w:rPr>
      </w:pPr>
    </w:p>
    <w:p w14:paraId="5E608129" w14:textId="77777777" w:rsidR="00125DF0" w:rsidRDefault="00125DF0" w:rsidP="00125DF0">
      <w:pPr>
        <w:rPr>
          <w:rFonts w:ascii="Courier New" w:hAnsi="Courier New" w:cs="Courier New"/>
          <w:sz w:val="24"/>
          <w:szCs w:val="24"/>
        </w:rPr>
      </w:pPr>
      <w:r>
        <w:rPr>
          <w:rFonts w:ascii="Courier New" w:hAnsi="Courier New" w:cs="Courier New"/>
          <w:sz w:val="24"/>
          <w:szCs w:val="24"/>
        </w:rPr>
        <w:t>Em que E=Escrita, L=Leitura, X=Executar e - = sem permissões</w:t>
      </w:r>
    </w:p>
    <w:p w14:paraId="3747D930" w14:textId="77777777" w:rsidR="00125DF0" w:rsidRDefault="00125DF0" w:rsidP="00125DF0">
      <w:pPr>
        <w:rPr>
          <w:rFonts w:ascii="Courier New" w:hAnsi="Courier New" w:cs="Courier New"/>
          <w:sz w:val="24"/>
          <w:szCs w:val="24"/>
        </w:rPr>
      </w:pPr>
      <w:r>
        <w:rPr>
          <w:rFonts w:ascii="Courier New" w:hAnsi="Courier New" w:cs="Courier New"/>
          <w:sz w:val="24"/>
          <w:szCs w:val="24"/>
        </w:rPr>
        <w:t>Caso seja pertinente poderão ser adicionados comentários explicar a estratégia a seguir.&gt;</w:t>
      </w:r>
    </w:p>
    <w:p w14:paraId="4599EA78" w14:textId="77777777" w:rsidR="00125DF0" w:rsidRDefault="00E55069" w:rsidP="00125DF0">
      <w:pPr>
        <w:pStyle w:val="Cabealho4"/>
      </w:pPr>
      <w:r>
        <w:br w:type="page"/>
      </w:r>
      <w:bookmarkStart w:id="115" w:name="_Toc509692759"/>
      <w:r w:rsidR="00125DF0">
        <w:lastRenderedPageBreak/>
        <w:t>Apreciação Crítica à especificação da Gestão de Utilizadores</w:t>
      </w:r>
      <w:bookmarkEnd w:id="115"/>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7232E273" w:rsidR="00FA3BAB" w:rsidRPr="00E4534F" w:rsidRDefault="00FA3BAB" w:rsidP="00FA3BAB">
      <w:pPr>
        <w:pStyle w:val="Cabealho3"/>
      </w:pPr>
      <w:bookmarkStart w:id="116" w:name="_Toc509692760"/>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dados </w:t>
      </w:r>
      <w:r w:rsidR="00B557D8">
        <w:t>(</w:t>
      </w:r>
      <w:r w:rsidR="00B557D8" w:rsidRPr="003F5246">
        <w:rPr>
          <w:b/>
        </w:rPr>
        <w:t>se relevante</w:t>
      </w:r>
      <w:r w:rsidR="00B557D8">
        <w:t>)</w:t>
      </w:r>
      <w:bookmarkEnd w:id="116"/>
    </w:p>
    <w:tbl>
      <w:tblPr>
        <w:tblStyle w:val="TabelacomGrelha"/>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w:t>
            </w:r>
            <w:proofErr w:type="gramStart"/>
            <w:r>
              <w:rPr>
                <w:rFonts w:ascii="Courier New" w:hAnsi="Courier New" w:cs="Courier New"/>
                <w:sz w:val="24"/>
                <w:szCs w:val="24"/>
              </w:rPr>
              <w:t>I,U</w:t>
            </w:r>
            <w:proofErr w:type="gramEnd"/>
            <w:r>
              <w:rPr>
                <w:rFonts w:ascii="Courier New" w:hAnsi="Courier New" w:cs="Courier New"/>
                <w:sz w:val="24"/>
                <w:szCs w:val="24"/>
              </w:rPr>
              <w:t>,D)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w:t>
            </w:r>
            <w:proofErr w:type="gramStart"/>
            <w:r>
              <w:rPr>
                <w:rFonts w:ascii="Courier New" w:hAnsi="Courier New" w:cs="Courier New"/>
                <w:sz w:val="24"/>
                <w:szCs w:val="24"/>
              </w:rPr>
              <w:t>A,B</w:t>
            </w:r>
            <w:proofErr w:type="gramEnd"/>
            <w:r>
              <w:rPr>
                <w:rFonts w:ascii="Courier New" w:hAnsi="Courier New" w:cs="Courier New"/>
                <w:sz w:val="24"/>
                <w:szCs w:val="24"/>
              </w:rPr>
              <w:t>)</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5772D3D1" w:rsidR="00B557D8" w:rsidRDefault="00B557D8" w:rsidP="001F4D0A">
            <w:pPr>
              <w:jc w:val="center"/>
              <w:rPr>
                <w:rFonts w:ascii="Courier New" w:hAnsi="Courier New" w:cs="Courier New"/>
                <w:sz w:val="24"/>
                <w:szCs w:val="24"/>
              </w:rPr>
            </w:pPr>
            <w:r>
              <w:rPr>
                <w:rFonts w:ascii="Courier New" w:hAnsi="Courier New" w:cs="Courier New"/>
                <w:sz w:val="24"/>
                <w:szCs w:val="24"/>
              </w:rPr>
              <w:t>(</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15E7CCBB" w14:textId="77777777" w:rsidTr="00B557D8">
        <w:tc>
          <w:tcPr>
            <w:tcW w:w="1728" w:type="dxa"/>
          </w:tcPr>
          <w:p w14:paraId="293BBEFE" w14:textId="5C5B7838" w:rsidR="00B557D8" w:rsidRDefault="00B557D8" w:rsidP="001F4D0A">
            <w:pPr>
              <w:jc w:val="center"/>
              <w:rPr>
                <w:rFonts w:ascii="Courier New" w:hAnsi="Courier New" w:cs="Courier New"/>
                <w:sz w:val="24"/>
                <w:szCs w:val="24"/>
              </w:rPr>
            </w:pPr>
          </w:p>
        </w:tc>
        <w:tc>
          <w:tcPr>
            <w:tcW w:w="1729" w:type="dxa"/>
          </w:tcPr>
          <w:p w14:paraId="741AEEFC" w14:textId="77777777" w:rsidR="00B557D8" w:rsidRDefault="00B557D8" w:rsidP="001F4D0A">
            <w:pPr>
              <w:jc w:val="center"/>
              <w:rPr>
                <w:rFonts w:ascii="Courier New" w:hAnsi="Courier New" w:cs="Courier New"/>
                <w:sz w:val="24"/>
                <w:szCs w:val="24"/>
              </w:rPr>
            </w:pPr>
          </w:p>
        </w:tc>
        <w:tc>
          <w:tcPr>
            <w:tcW w:w="1369" w:type="dxa"/>
          </w:tcPr>
          <w:p w14:paraId="484F3C26" w14:textId="77777777" w:rsidR="00B557D8" w:rsidRDefault="00B557D8" w:rsidP="001F4D0A">
            <w:pPr>
              <w:jc w:val="center"/>
              <w:rPr>
                <w:rFonts w:ascii="Courier New" w:hAnsi="Courier New" w:cs="Courier New"/>
                <w:sz w:val="24"/>
                <w:szCs w:val="24"/>
              </w:rPr>
            </w:pPr>
          </w:p>
        </w:tc>
        <w:tc>
          <w:tcPr>
            <w:tcW w:w="1094" w:type="dxa"/>
          </w:tcPr>
          <w:p w14:paraId="22C3485C" w14:textId="77777777" w:rsidR="00B557D8" w:rsidRDefault="00B557D8" w:rsidP="001F4D0A">
            <w:pPr>
              <w:jc w:val="center"/>
              <w:rPr>
                <w:rFonts w:ascii="Courier New" w:hAnsi="Courier New" w:cs="Courier New"/>
                <w:sz w:val="24"/>
                <w:szCs w:val="24"/>
              </w:rPr>
            </w:pPr>
          </w:p>
        </w:tc>
        <w:tc>
          <w:tcPr>
            <w:tcW w:w="1276" w:type="dxa"/>
          </w:tcPr>
          <w:p w14:paraId="4ADAEAD6" w14:textId="77777777" w:rsidR="00B557D8" w:rsidRDefault="00B557D8" w:rsidP="001F4D0A">
            <w:pPr>
              <w:jc w:val="center"/>
              <w:rPr>
                <w:rFonts w:ascii="Courier New" w:hAnsi="Courier New" w:cs="Courier New"/>
                <w:sz w:val="24"/>
                <w:szCs w:val="24"/>
              </w:rPr>
            </w:pPr>
          </w:p>
        </w:tc>
        <w:tc>
          <w:tcPr>
            <w:tcW w:w="2410" w:type="dxa"/>
          </w:tcPr>
          <w:p w14:paraId="38BBC0FF" w14:textId="461265DF" w:rsidR="00B557D8" w:rsidRDefault="00B557D8" w:rsidP="001F4D0A">
            <w:pPr>
              <w:jc w:val="center"/>
              <w:rPr>
                <w:rFonts w:ascii="Courier New" w:hAnsi="Courier New" w:cs="Courier New"/>
                <w:sz w:val="24"/>
                <w:szCs w:val="24"/>
              </w:rPr>
            </w:pP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117" w:name="_Toc509692761"/>
      <w:r>
        <w:lastRenderedPageBreak/>
        <w:t xml:space="preserve">Apreciação Crítica de </w:t>
      </w:r>
      <w:proofErr w:type="spellStart"/>
      <w:r>
        <w:t>triggers</w:t>
      </w:r>
      <w:bookmarkEnd w:id="117"/>
      <w:proofErr w:type="spellEnd"/>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118" w:name="_Toc509692762"/>
      <w:proofErr w:type="spellStart"/>
      <w:r>
        <w:lastRenderedPageBreak/>
        <w:t>Triggers</w:t>
      </w:r>
      <w:proofErr w:type="spellEnd"/>
      <w:r>
        <w:t xml:space="preserve"> Implementados</w:t>
      </w:r>
      <w:bookmarkEnd w:id="118"/>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119" w:name="_Toc509692763"/>
      <w:proofErr w:type="spellStart"/>
      <w:r>
        <w:rPr>
          <w:rStyle w:val="Cabealho3Carter"/>
        </w:rPr>
        <w:lastRenderedPageBreak/>
        <w:t>Stored</w:t>
      </w:r>
      <w:proofErr w:type="spellEnd"/>
      <w:r w:rsidR="00FA3BAB" w:rsidRPr="00104203">
        <w:rPr>
          <w:rStyle w:val="Cabealho3Carter"/>
        </w:rPr>
        <w:t xml:space="preserve"> </w:t>
      </w:r>
      <w:proofErr w:type="spellStart"/>
      <w:r w:rsidR="00FA3BAB" w:rsidRPr="00104203">
        <w:rPr>
          <w:rStyle w:val="Cabealho3Carter"/>
        </w:rPr>
        <w:t>Procedures</w:t>
      </w:r>
      <w:proofErr w:type="spellEnd"/>
      <w:r w:rsidR="00FA3BAB" w:rsidRPr="00104203">
        <w:rPr>
          <w:rStyle w:val="Cabealho3Carter"/>
        </w:rPr>
        <w:t xml:space="preserve"> de suporte à </w:t>
      </w:r>
      <w:r w:rsidR="00FA3BAB">
        <w:rPr>
          <w:rStyle w:val="Cabealho3Carter"/>
        </w:rPr>
        <w:t>migração</w:t>
      </w:r>
      <w:r w:rsidR="00FA3BAB" w:rsidRPr="00104203">
        <w:rPr>
          <w:rStyle w:val="Cabealho3Carter"/>
        </w:rPr>
        <w:t xml:space="preserve"> de dados</w:t>
      </w:r>
      <w:bookmarkEnd w:id="119"/>
      <w:r w:rsidR="00FA3BAB" w:rsidRPr="00104203">
        <w:rPr>
          <w:rStyle w:val="Cabealho3Carter"/>
        </w:rPr>
        <w:t xml:space="preserve"> </w:t>
      </w:r>
    </w:p>
    <w:tbl>
      <w:tblPr>
        <w:tblStyle w:val="TabelacomGrelha"/>
        <w:tblW w:w="8331" w:type="dxa"/>
        <w:tblLayout w:type="fixed"/>
        <w:tblLook w:val="04A0" w:firstRow="1" w:lastRow="0" w:firstColumn="1" w:lastColumn="0" w:noHBand="0" w:noVBand="1"/>
      </w:tblPr>
      <w:tblGrid>
        <w:gridCol w:w="1728"/>
        <w:gridCol w:w="1357"/>
        <w:gridCol w:w="1701"/>
        <w:gridCol w:w="1985"/>
        <w:gridCol w:w="1560"/>
      </w:tblGrid>
      <w:tr w:rsidR="00B557D8" w14:paraId="2F7A9C32" w14:textId="77777777" w:rsidTr="00B557D8">
        <w:tc>
          <w:tcPr>
            <w:tcW w:w="1728"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357" w:type="dxa"/>
          </w:tcPr>
          <w:p w14:paraId="0C7060A2"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701"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1985" w:type="dxa"/>
          </w:tcPr>
          <w:p w14:paraId="45DB2D3E"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4C1B34C8" w14:textId="04636A7C" w:rsidR="00B557D8" w:rsidRDefault="00B557D8" w:rsidP="001F4D0A">
            <w:pPr>
              <w:jc w:val="center"/>
              <w:rPr>
                <w:rFonts w:ascii="Courier New" w:hAnsi="Courier New" w:cs="Courier New"/>
                <w:sz w:val="24"/>
                <w:szCs w:val="24"/>
              </w:rPr>
            </w:pPr>
            <w:r>
              <w:rPr>
                <w:rFonts w:ascii="Courier New" w:hAnsi="Courier New" w:cs="Courier New"/>
                <w:sz w:val="24"/>
                <w:szCs w:val="24"/>
              </w:rPr>
              <w:t>(</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1560"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00B557D8">
        <w:tc>
          <w:tcPr>
            <w:tcW w:w="1728" w:type="dxa"/>
          </w:tcPr>
          <w:p w14:paraId="0DC6F938" w14:textId="77777777" w:rsidR="00B557D8" w:rsidRDefault="00B557D8" w:rsidP="001F4D0A">
            <w:pPr>
              <w:jc w:val="center"/>
              <w:rPr>
                <w:rFonts w:ascii="Courier New" w:hAnsi="Courier New" w:cs="Courier New"/>
                <w:sz w:val="24"/>
                <w:szCs w:val="24"/>
              </w:rPr>
            </w:pPr>
          </w:p>
        </w:tc>
        <w:tc>
          <w:tcPr>
            <w:tcW w:w="1357" w:type="dxa"/>
          </w:tcPr>
          <w:p w14:paraId="25537EA9" w14:textId="77777777" w:rsidR="00B557D8" w:rsidRDefault="00B557D8" w:rsidP="001F4D0A">
            <w:pPr>
              <w:jc w:val="center"/>
              <w:rPr>
                <w:rFonts w:ascii="Courier New" w:hAnsi="Courier New" w:cs="Courier New"/>
                <w:sz w:val="24"/>
                <w:szCs w:val="24"/>
              </w:rPr>
            </w:pPr>
          </w:p>
        </w:tc>
        <w:tc>
          <w:tcPr>
            <w:tcW w:w="1701" w:type="dxa"/>
          </w:tcPr>
          <w:p w14:paraId="0F2EDE68" w14:textId="77777777" w:rsidR="00B557D8" w:rsidRDefault="00B557D8" w:rsidP="001F4D0A">
            <w:pPr>
              <w:jc w:val="center"/>
              <w:rPr>
                <w:rFonts w:ascii="Courier New" w:hAnsi="Courier New" w:cs="Courier New"/>
                <w:sz w:val="24"/>
                <w:szCs w:val="24"/>
              </w:rPr>
            </w:pPr>
          </w:p>
        </w:tc>
        <w:tc>
          <w:tcPr>
            <w:tcW w:w="1985" w:type="dxa"/>
          </w:tcPr>
          <w:p w14:paraId="77327C76" w14:textId="77777777" w:rsidR="00B557D8" w:rsidRDefault="00B557D8" w:rsidP="001F4D0A">
            <w:pPr>
              <w:jc w:val="center"/>
              <w:rPr>
                <w:rFonts w:ascii="Courier New" w:hAnsi="Courier New" w:cs="Courier New"/>
                <w:sz w:val="24"/>
                <w:szCs w:val="24"/>
              </w:rPr>
            </w:pPr>
          </w:p>
        </w:tc>
        <w:tc>
          <w:tcPr>
            <w:tcW w:w="1560" w:type="dxa"/>
          </w:tcPr>
          <w:p w14:paraId="1416FA6D" w14:textId="4AC4B3CC" w:rsidR="00B557D8" w:rsidRDefault="00B557D8" w:rsidP="001F4D0A">
            <w:pPr>
              <w:jc w:val="center"/>
              <w:rPr>
                <w:rFonts w:ascii="Courier New" w:hAnsi="Courier New" w:cs="Courier New"/>
                <w:sz w:val="24"/>
                <w:szCs w:val="24"/>
              </w:rPr>
            </w:pPr>
          </w:p>
        </w:tc>
      </w:tr>
      <w:tr w:rsidR="00B557D8" w14:paraId="4CD3DCB4" w14:textId="77777777" w:rsidTr="00B557D8">
        <w:tc>
          <w:tcPr>
            <w:tcW w:w="1728" w:type="dxa"/>
          </w:tcPr>
          <w:p w14:paraId="05B3C368" w14:textId="77777777" w:rsidR="00B557D8" w:rsidRDefault="00B557D8" w:rsidP="001F4D0A">
            <w:pPr>
              <w:jc w:val="center"/>
              <w:rPr>
                <w:rFonts w:ascii="Courier New" w:hAnsi="Courier New" w:cs="Courier New"/>
                <w:sz w:val="24"/>
                <w:szCs w:val="24"/>
              </w:rPr>
            </w:pPr>
          </w:p>
        </w:tc>
        <w:tc>
          <w:tcPr>
            <w:tcW w:w="1357" w:type="dxa"/>
          </w:tcPr>
          <w:p w14:paraId="5C5C261A" w14:textId="77777777" w:rsidR="00B557D8" w:rsidRDefault="00B557D8" w:rsidP="001F4D0A">
            <w:pPr>
              <w:jc w:val="center"/>
              <w:rPr>
                <w:rFonts w:ascii="Courier New" w:hAnsi="Courier New" w:cs="Courier New"/>
                <w:sz w:val="24"/>
                <w:szCs w:val="24"/>
              </w:rPr>
            </w:pPr>
          </w:p>
        </w:tc>
        <w:tc>
          <w:tcPr>
            <w:tcW w:w="1701" w:type="dxa"/>
          </w:tcPr>
          <w:p w14:paraId="562E8B8F" w14:textId="77777777" w:rsidR="00B557D8" w:rsidRDefault="00B557D8" w:rsidP="001F4D0A">
            <w:pPr>
              <w:jc w:val="center"/>
              <w:rPr>
                <w:rFonts w:ascii="Courier New" w:hAnsi="Courier New" w:cs="Courier New"/>
                <w:sz w:val="24"/>
                <w:szCs w:val="24"/>
              </w:rPr>
            </w:pPr>
          </w:p>
        </w:tc>
        <w:tc>
          <w:tcPr>
            <w:tcW w:w="1985" w:type="dxa"/>
          </w:tcPr>
          <w:p w14:paraId="6289BCDB" w14:textId="77777777" w:rsidR="00B557D8" w:rsidRDefault="00B557D8" w:rsidP="001F4D0A">
            <w:pPr>
              <w:jc w:val="center"/>
              <w:rPr>
                <w:rFonts w:ascii="Courier New" w:hAnsi="Courier New" w:cs="Courier New"/>
                <w:sz w:val="24"/>
                <w:szCs w:val="24"/>
              </w:rPr>
            </w:pPr>
          </w:p>
        </w:tc>
        <w:tc>
          <w:tcPr>
            <w:tcW w:w="1560" w:type="dxa"/>
          </w:tcPr>
          <w:p w14:paraId="52ACDE2A" w14:textId="66DDB586" w:rsidR="00B557D8" w:rsidRDefault="00B557D8" w:rsidP="001F4D0A">
            <w:pPr>
              <w:jc w:val="center"/>
              <w:rPr>
                <w:rFonts w:ascii="Courier New" w:hAnsi="Courier New" w:cs="Courier New"/>
                <w:sz w:val="24"/>
                <w:szCs w:val="24"/>
              </w:rPr>
            </w:pPr>
          </w:p>
        </w:tc>
      </w:tr>
      <w:tr w:rsidR="00B557D8" w14:paraId="6072C229" w14:textId="77777777" w:rsidTr="00B557D8">
        <w:tc>
          <w:tcPr>
            <w:tcW w:w="1728" w:type="dxa"/>
          </w:tcPr>
          <w:p w14:paraId="76C6D15C" w14:textId="77777777" w:rsidR="00B557D8" w:rsidRDefault="00B557D8" w:rsidP="001F4D0A">
            <w:pPr>
              <w:jc w:val="center"/>
              <w:rPr>
                <w:rFonts w:ascii="Courier New" w:hAnsi="Courier New" w:cs="Courier New"/>
                <w:sz w:val="24"/>
                <w:szCs w:val="24"/>
              </w:rPr>
            </w:pPr>
          </w:p>
        </w:tc>
        <w:tc>
          <w:tcPr>
            <w:tcW w:w="1357" w:type="dxa"/>
          </w:tcPr>
          <w:p w14:paraId="445AACCF" w14:textId="77777777" w:rsidR="00B557D8" w:rsidRDefault="00B557D8" w:rsidP="001F4D0A">
            <w:pPr>
              <w:jc w:val="center"/>
              <w:rPr>
                <w:rFonts w:ascii="Courier New" w:hAnsi="Courier New" w:cs="Courier New"/>
                <w:sz w:val="24"/>
                <w:szCs w:val="24"/>
              </w:rPr>
            </w:pPr>
          </w:p>
        </w:tc>
        <w:tc>
          <w:tcPr>
            <w:tcW w:w="1701" w:type="dxa"/>
          </w:tcPr>
          <w:p w14:paraId="65A45ABD" w14:textId="77777777" w:rsidR="00B557D8" w:rsidRDefault="00B557D8" w:rsidP="001F4D0A">
            <w:pPr>
              <w:jc w:val="center"/>
              <w:rPr>
                <w:rFonts w:ascii="Courier New" w:hAnsi="Courier New" w:cs="Courier New"/>
                <w:sz w:val="24"/>
                <w:szCs w:val="24"/>
              </w:rPr>
            </w:pPr>
          </w:p>
        </w:tc>
        <w:tc>
          <w:tcPr>
            <w:tcW w:w="1985" w:type="dxa"/>
          </w:tcPr>
          <w:p w14:paraId="14B52DD7" w14:textId="77777777" w:rsidR="00B557D8" w:rsidRDefault="00B557D8" w:rsidP="001F4D0A">
            <w:pPr>
              <w:jc w:val="center"/>
              <w:rPr>
                <w:rFonts w:ascii="Courier New" w:hAnsi="Courier New" w:cs="Courier New"/>
                <w:sz w:val="24"/>
                <w:szCs w:val="24"/>
              </w:rPr>
            </w:pPr>
          </w:p>
        </w:tc>
        <w:tc>
          <w:tcPr>
            <w:tcW w:w="1560" w:type="dxa"/>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00B557D8">
        <w:tc>
          <w:tcPr>
            <w:tcW w:w="1728" w:type="dxa"/>
          </w:tcPr>
          <w:p w14:paraId="2D8F9210" w14:textId="77777777" w:rsidR="00B557D8" w:rsidRDefault="00B557D8" w:rsidP="001F4D0A">
            <w:pPr>
              <w:jc w:val="center"/>
              <w:rPr>
                <w:rFonts w:ascii="Courier New" w:hAnsi="Courier New" w:cs="Courier New"/>
                <w:sz w:val="24"/>
                <w:szCs w:val="24"/>
              </w:rPr>
            </w:pPr>
          </w:p>
        </w:tc>
        <w:tc>
          <w:tcPr>
            <w:tcW w:w="1357" w:type="dxa"/>
          </w:tcPr>
          <w:p w14:paraId="77E32A41" w14:textId="77777777" w:rsidR="00B557D8" w:rsidRDefault="00B557D8" w:rsidP="001F4D0A">
            <w:pPr>
              <w:jc w:val="center"/>
              <w:rPr>
                <w:rFonts w:ascii="Courier New" w:hAnsi="Courier New" w:cs="Courier New"/>
                <w:sz w:val="24"/>
                <w:szCs w:val="24"/>
              </w:rPr>
            </w:pPr>
          </w:p>
        </w:tc>
        <w:tc>
          <w:tcPr>
            <w:tcW w:w="1701" w:type="dxa"/>
          </w:tcPr>
          <w:p w14:paraId="60D8F387" w14:textId="77777777" w:rsidR="00B557D8" w:rsidRDefault="00B557D8" w:rsidP="001F4D0A">
            <w:pPr>
              <w:jc w:val="center"/>
              <w:rPr>
                <w:rFonts w:ascii="Courier New" w:hAnsi="Courier New" w:cs="Courier New"/>
                <w:sz w:val="24"/>
                <w:szCs w:val="24"/>
              </w:rPr>
            </w:pPr>
          </w:p>
        </w:tc>
        <w:tc>
          <w:tcPr>
            <w:tcW w:w="1985" w:type="dxa"/>
          </w:tcPr>
          <w:p w14:paraId="3F50DCF6" w14:textId="77777777" w:rsidR="00B557D8" w:rsidRDefault="00B557D8" w:rsidP="001F4D0A">
            <w:pPr>
              <w:jc w:val="center"/>
              <w:rPr>
                <w:rFonts w:ascii="Courier New" w:hAnsi="Courier New" w:cs="Courier New"/>
                <w:sz w:val="24"/>
                <w:szCs w:val="24"/>
              </w:rPr>
            </w:pPr>
          </w:p>
        </w:tc>
        <w:tc>
          <w:tcPr>
            <w:tcW w:w="1560" w:type="dxa"/>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00B557D8">
        <w:tc>
          <w:tcPr>
            <w:tcW w:w="1728" w:type="dxa"/>
          </w:tcPr>
          <w:p w14:paraId="0795FF9C" w14:textId="77777777" w:rsidR="00B557D8" w:rsidRDefault="00B557D8" w:rsidP="001F4D0A">
            <w:pPr>
              <w:jc w:val="center"/>
              <w:rPr>
                <w:rFonts w:ascii="Courier New" w:hAnsi="Courier New" w:cs="Courier New"/>
                <w:sz w:val="24"/>
                <w:szCs w:val="24"/>
              </w:rPr>
            </w:pPr>
          </w:p>
        </w:tc>
        <w:tc>
          <w:tcPr>
            <w:tcW w:w="1357" w:type="dxa"/>
          </w:tcPr>
          <w:p w14:paraId="207BC7C9" w14:textId="77777777" w:rsidR="00B557D8" w:rsidRDefault="00B557D8" w:rsidP="001F4D0A">
            <w:pPr>
              <w:jc w:val="center"/>
              <w:rPr>
                <w:rFonts w:ascii="Courier New" w:hAnsi="Courier New" w:cs="Courier New"/>
                <w:sz w:val="24"/>
                <w:szCs w:val="24"/>
              </w:rPr>
            </w:pPr>
          </w:p>
        </w:tc>
        <w:tc>
          <w:tcPr>
            <w:tcW w:w="1701" w:type="dxa"/>
          </w:tcPr>
          <w:p w14:paraId="47AC21C4" w14:textId="77777777" w:rsidR="00B557D8" w:rsidRDefault="00B557D8" w:rsidP="001F4D0A">
            <w:pPr>
              <w:jc w:val="center"/>
              <w:rPr>
                <w:rFonts w:ascii="Courier New" w:hAnsi="Courier New" w:cs="Courier New"/>
                <w:sz w:val="24"/>
                <w:szCs w:val="24"/>
              </w:rPr>
            </w:pPr>
          </w:p>
        </w:tc>
        <w:tc>
          <w:tcPr>
            <w:tcW w:w="1985" w:type="dxa"/>
          </w:tcPr>
          <w:p w14:paraId="31983B70" w14:textId="77777777" w:rsidR="00B557D8" w:rsidRDefault="00B557D8" w:rsidP="001F4D0A">
            <w:pPr>
              <w:jc w:val="center"/>
              <w:rPr>
                <w:rFonts w:ascii="Courier New" w:hAnsi="Courier New" w:cs="Courier New"/>
                <w:sz w:val="24"/>
                <w:szCs w:val="24"/>
              </w:rPr>
            </w:pPr>
          </w:p>
        </w:tc>
        <w:tc>
          <w:tcPr>
            <w:tcW w:w="1560" w:type="dxa"/>
          </w:tcPr>
          <w:p w14:paraId="382D0C5B" w14:textId="77777777" w:rsidR="00B557D8" w:rsidRDefault="00B557D8" w:rsidP="001F4D0A">
            <w:pPr>
              <w:jc w:val="center"/>
              <w:rPr>
                <w:rFonts w:ascii="Courier New" w:hAnsi="Courier New" w:cs="Courier New"/>
                <w:sz w:val="24"/>
                <w:szCs w:val="24"/>
              </w:rPr>
            </w:pPr>
          </w:p>
        </w:tc>
      </w:tr>
    </w:tbl>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120" w:name="_Toc509692764"/>
      <w:r>
        <w:lastRenderedPageBreak/>
        <w:t xml:space="preserve">Apreciação Crítica de </w:t>
      </w:r>
      <w:proofErr w:type="spellStart"/>
      <w:r w:rsidR="0008705E">
        <w:t>Stored</w:t>
      </w:r>
      <w:proofErr w:type="spellEnd"/>
      <w:r>
        <w:t xml:space="preserve"> </w:t>
      </w:r>
      <w:proofErr w:type="spellStart"/>
      <w:r>
        <w:t>Procedures</w:t>
      </w:r>
      <w:bookmarkEnd w:id="120"/>
      <w:proofErr w:type="spellEnd"/>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121" w:name="_Toc509692765"/>
      <w:proofErr w:type="spellStart"/>
      <w:r>
        <w:lastRenderedPageBreak/>
        <w:t>Stored</w:t>
      </w:r>
      <w:proofErr w:type="spellEnd"/>
      <w:r w:rsidR="006C270E">
        <w:t xml:space="preserve"> </w:t>
      </w:r>
      <w:proofErr w:type="spellStart"/>
      <w:r w:rsidR="006C270E">
        <w:t>Procedures</w:t>
      </w:r>
      <w:proofErr w:type="spellEnd"/>
      <w:r w:rsidR="006C270E">
        <w:t xml:space="preserve"> Implementados</w:t>
      </w:r>
      <w:bookmarkEnd w:id="121"/>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122" w:name="_Toc50969276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122"/>
      <w:r w:rsidRPr="00104203">
        <w:rPr>
          <w:rStyle w:val="Cabealho3Carter"/>
        </w:rPr>
        <w:t xml:space="preserve"> </w:t>
      </w:r>
    </w:p>
    <w:p w14:paraId="0BDE6D4D" w14:textId="34D37C2A" w:rsidR="00075A62" w:rsidRDefault="00075A62" w:rsidP="00075A62">
      <w:pPr>
        <w:rPr>
          <w:rFonts w:ascii="Courier New" w:hAnsi="Courier New" w:cs="Courier New"/>
          <w:sz w:val="24"/>
          <w:szCs w:val="24"/>
        </w:rPr>
      </w:pPr>
      <w:proofErr w:type="gramStart"/>
      <w:r w:rsidRPr="00B90E03">
        <w:rPr>
          <w:rFonts w:ascii="Courier New" w:hAnsi="Courier New" w:cs="Courier New"/>
          <w:sz w:val="24"/>
          <w:szCs w:val="24"/>
        </w:rPr>
        <w:t>&lt;</w:t>
      </w:r>
      <w:r>
        <w:rPr>
          <w:rFonts w:ascii="Courier New" w:hAnsi="Courier New" w:cs="Courier New"/>
          <w:sz w:val="24"/>
          <w:szCs w:val="24"/>
        </w:rPr>
        <w:t>Nesta</w:t>
      </w:r>
      <w:proofErr w:type="gramEnd"/>
      <w:r>
        <w:rPr>
          <w:rFonts w:ascii="Courier New" w:hAnsi="Courier New" w:cs="Courier New"/>
          <w:sz w:val="24"/>
          <w:szCs w:val="24"/>
        </w:rPr>
        <w:t xml:space="preserve"> secção deverá ser indicados os eventos relevantes para o processo de migração.&gt;</w:t>
      </w:r>
    </w:p>
    <w:tbl>
      <w:tblPr>
        <w:tblStyle w:val="TabelacomGrelha"/>
        <w:tblW w:w="9262" w:type="dxa"/>
        <w:tblLayout w:type="fixed"/>
        <w:tblLook w:val="04A0" w:firstRow="1" w:lastRow="0" w:firstColumn="1" w:lastColumn="0" w:noHBand="0" w:noVBand="1"/>
      </w:tblPr>
      <w:tblGrid>
        <w:gridCol w:w="1728"/>
        <w:gridCol w:w="2208"/>
        <w:gridCol w:w="5326"/>
      </w:tblGrid>
      <w:tr w:rsidR="00075A62" w14:paraId="44E2671A" w14:textId="77777777" w:rsidTr="001F4D0A">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20C0D82D" w:rsidR="00075A62" w:rsidRDefault="00075A62" w:rsidP="001F4D0A">
            <w:pPr>
              <w:jc w:val="center"/>
              <w:rPr>
                <w:rFonts w:ascii="Courier New" w:hAnsi="Courier New" w:cs="Courier New"/>
                <w:sz w:val="24"/>
                <w:szCs w:val="24"/>
              </w:rPr>
            </w:pPr>
            <w:r>
              <w:rPr>
                <w:rFonts w:ascii="Courier New" w:hAnsi="Courier New" w:cs="Courier New"/>
                <w:sz w:val="24"/>
                <w:szCs w:val="24"/>
              </w:rPr>
              <w:t>(</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ou </w:t>
            </w:r>
            <w:proofErr w:type="spellStart"/>
            <w:r>
              <w:rPr>
                <w:rFonts w:ascii="Courier New" w:hAnsi="Courier New" w:cs="Courier New"/>
                <w:sz w:val="24"/>
                <w:szCs w:val="24"/>
              </w:rPr>
              <w:t>MySQL</w:t>
            </w:r>
            <w:proofErr w:type="spellEnd"/>
            <w:r>
              <w:rPr>
                <w:rFonts w:ascii="Courier New" w:hAnsi="Courier New" w:cs="Courier New"/>
                <w:sz w:val="24"/>
                <w:szCs w:val="24"/>
              </w:rPr>
              <w:t>, ou SO)</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001F4D0A">
        <w:tc>
          <w:tcPr>
            <w:tcW w:w="1728" w:type="dxa"/>
          </w:tcPr>
          <w:p w14:paraId="3C9A1C59" w14:textId="77777777" w:rsidR="00075A62" w:rsidRDefault="00075A62" w:rsidP="001F4D0A">
            <w:pPr>
              <w:jc w:val="center"/>
              <w:rPr>
                <w:rFonts w:ascii="Courier New" w:hAnsi="Courier New" w:cs="Courier New"/>
                <w:sz w:val="24"/>
                <w:szCs w:val="24"/>
              </w:rPr>
            </w:pPr>
          </w:p>
        </w:tc>
        <w:tc>
          <w:tcPr>
            <w:tcW w:w="2208" w:type="dxa"/>
          </w:tcPr>
          <w:p w14:paraId="7F3E5C3E" w14:textId="77777777" w:rsidR="00075A62" w:rsidRDefault="00075A62" w:rsidP="001F4D0A">
            <w:pPr>
              <w:jc w:val="center"/>
              <w:rPr>
                <w:rFonts w:ascii="Courier New" w:hAnsi="Courier New" w:cs="Courier New"/>
                <w:sz w:val="24"/>
                <w:szCs w:val="24"/>
              </w:rPr>
            </w:pPr>
          </w:p>
        </w:tc>
        <w:tc>
          <w:tcPr>
            <w:tcW w:w="5326" w:type="dxa"/>
          </w:tcPr>
          <w:p w14:paraId="1665B588" w14:textId="77777777" w:rsidR="00075A62" w:rsidRDefault="00075A62" w:rsidP="001F4D0A">
            <w:pPr>
              <w:jc w:val="center"/>
              <w:rPr>
                <w:rFonts w:ascii="Courier New" w:hAnsi="Courier New" w:cs="Courier New"/>
                <w:sz w:val="24"/>
                <w:szCs w:val="24"/>
              </w:rPr>
            </w:pPr>
          </w:p>
        </w:tc>
      </w:tr>
      <w:tr w:rsidR="00075A62" w14:paraId="385F6011" w14:textId="77777777" w:rsidTr="001F4D0A">
        <w:tc>
          <w:tcPr>
            <w:tcW w:w="1728" w:type="dxa"/>
          </w:tcPr>
          <w:p w14:paraId="15FA9889" w14:textId="77777777" w:rsidR="00075A62" w:rsidRDefault="00075A62" w:rsidP="001F4D0A">
            <w:pPr>
              <w:jc w:val="cente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001F4D0A">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001F4D0A">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001F4D0A">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123" w:name="_Toc509692767"/>
      <w:r w:rsidRPr="00AC786D">
        <w:lastRenderedPageBreak/>
        <w:t>Apreciação Crítica de Eventos</w:t>
      </w:r>
      <w:bookmarkEnd w:id="123"/>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124" w:name="_Toc509692768"/>
      <w:r>
        <w:lastRenderedPageBreak/>
        <w:t>Eventos Implementados</w:t>
      </w:r>
      <w:bookmarkEnd w:id="124"/>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7FA0C9E2" w14:textId="77777777" w:rsidR="00075A62" w:rsidRDefault="00075A62">
      <w:pPr>
        <w:rPr>
          <w:rStyle w:val="Cabealho3Carter"/>
        </w:rPr>
      </w:pPr>
      <w:r>
        <w:rPr>
          <w:rStyle w:val="Cabealho3Carter"/>
        </w:rPr>
        <w:br w:type="page"/>
      </w:r>
    </w:p>
    <w:p w14:paraId="3C4C2D6A" w14:textId="5B7852AC" w:rsidR="004012BD" w:rsidRPr="00104203" w:rsidRDefault="004012BD" w:rsidP="00FF4AE5">
      <w:pPr>
        <w:pStyle w:val="Cabealho2"/>
      </w:pPr>
      <w:bookmarkStart w:id="125" w:name="_Toc320026710"/>
      <w:bookmarkStart w:id="126" w:name="_Toc509692769"/>
      <w:r w:rsidRPr="00104203">
        <w:lastRenderedPageBreak/>
        <w:t xml:space="preserve">Avaliação </w:t>
      </w:r>
      <w:r w:rsidR="00FF4AE5">
        <w:t xml:space="preserve">Global </w:t>
      </w:r>
      <w:r w:rsidRPr="00104203">
        <w:t>de especificações</w:t>
      </w:r>
      <w:bookmarkEnd w:id="125"/>
      <w:r w:rsidR="00FF4AE5">
        <w:t xml:space="preserve"> da Etapa A</w:t>
      </w:r>
      <w:bookmarkEnd w:id="126"/>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Cabealho1"/>
      </w:pPr>
      <w:bookmarkStart w:id="127" w:name="_Toc509692770"/>
      <w:bookmarkStart w:id="128" w:name="_Toc320026711"/>
      <w:r w:rsidRPr="00E4534F">
        <w:lastRenderedPageBreak/>
        <w:t xml:space="preserve">Etapa </w:t>
      </w:r>
      <w:r w:rsidR="009E62D3">
        <w:t>C</w:t>
      </w:r>
      <w:r w:rsidR="00C575DC">
        <w:t xml:space="preserve"> (Especificação e Implementação do Próprio Grupo)</w:t>
      </w:r>
      <w:bookmarkEnd w:id="127"/>
    </w:p>
    <w:p w14:paraId="42875A9A" w14:textId="5F431A93" w:rsidR="008C7F84" w:rsidRPr="00104203" w:rsidRDefault="00F22461" w:rsidP="00F22461">
      <w:pPr>
        <w:pStyle w:val="Cabealho2"/>
      </w:pPr>
      <w:bookmarkStart w:id="129" w:name="_Toc509692771"/>
      <w:bookmarkStart w:id="130" w:name="_Toc320026712"/>
      <w:bookmarkEnd w:id="128"/>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129"/>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131" w:name="_Toc509692772"/>
      <w:r>
        <w:rPr>
          <w:rStyle w:val="Cabealho3Carter"/>
        </w:rPr>
        <w:lastRenderedPageBreak/>
        <w:t xml:space="preserve">Especificação de </w:t>
      </w:r>
      <w:r w:rsidR="003232D4">
        <w:rPr>
          <w:rStyle w:val="Cabealho3Carter"/>
        </w:rPr>
        <w:t>Utilizadores</w:t>
      </w:r>
      <w:bookmarkEnd w:id="131"/>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132" w:name="_Toc509692773"/>
      <w:r>
        <w:lastRenderedPageBreak/>
        <w:t xml:space="preserve">Especificação de Gestão de </w:t>
      </w:r>
      <w:proofErr w:type="spellStart"/>
      <w:r>
        <w:t>Logs</w:t>
      </w:r>
      <w:bookmarkEnd w:id="132"/>
      <w:proofErr w:type="spellEnd"/>
    </w:p>
    <w:p w14:paraId="33B6FE6D" w14:textId="07CDE25F" w:rsidR="003232D4" w:rsidRPr="00E4534F" w:rsidRDefault="003232D4" w:rsidP="003232D4">
      <w:pPr>
        <w:pStyle w:val="Cabealho3"/>
      </w:pPr>
      <w:bookmarkStart w:id="133" w:name="_Toc509692774"/>
      <w:proofErr w:type="spellStart"/>
      <w:r>
        <w:t>Triggers</w:t>
      </w:r>
      <w:proofErr w:type="spellEnd"/>
      <w:r>
        <w:t xml:space="preserve"> de suporte à </w:t>
      </w:r>
      <w:r w:rsidR="00F22461">
        <w:t>gestão</w:t>
      </w:r>
      <w:r>
        <w:t xml:space="preserve"> de </w:t>
      </w:r>
      <w:proofErr w:type="spellStart"/>
      <w:r w:rsidR="00F22461">
        <w:t>logs</w:t>
      </w:r>
      <w:bookmarkEnd w:id="133"/>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134" w:name="_Toc509692775"/>
      <w:proofErr w:type="spellStart"/>
      <w:r>
        <w:rPr>
          <w:rStyle w:val="Cabealho3Carter"/>
        </w:rPr>
        <w:lastRenderedPageBreak/>
        <w:t>Stored</w:t>
      </w:r>
      <w:proofErr w:type="spellEnd"/>
      <w:r w:rsidR="003232D4" w:rsidRPr="00104203">
        <w:rPr>
          <w:rStyle w:val="Cabealho3Carter"/>
        </w:rPr>
        <w:t xml:space="preserve"> </w:t>
      </w:r>
      <w:proofErr w:type="spellStart"/>
      <w:r w:rsidR="003232D4" w:rsidRPr="00104203">
        <w:rPr>
          <w:rStyle w:val="Cabealho3Carter"/>
        </w:rPr>
        <w:t>Procedures</w:t>
      </w:r>
      <w:proofErr w:type="spellEnd"/>
      <w:r w:rsidR="003232D4" w:rsidRPr="00104203">
        <w:rPr>
          <w:rStyle w:val="Cabealho3Carter"/>
        </w:rPr>
        <w:t xml:space="preserve"> de suporte à </w:t>
      </w:r>
      <w:r w:rsidR="00F22461">
        <w:t xml:space="preserve">gestão </w:t>
      </w:r>
      <w:r w:rsidR="003232D4" w:rsidRPr="00104203">
        <w:rPr>
          <w:rStyle w:val="Cabealho3Carter"/>
        </w:rPr>
        <w:t xml:space="preserve">de </w:t>
      </w:r>
      <w:proofErr w:type="spellStart"/>
      <w:r w:rsidR="00F22461">
        <w:rPr>
          <w:rStyle w:val="Cabealho3Carter"/>
        </w:rPr>
        <w:t>logs</w:t>
      </w:r>
      <w:bookmarkEnd w:id="134"/>
      <w:proofErr w:type="spellEnd"/>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135" w:name="_Toc509692776"/>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135"/>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136" w:name="_Toc509692777"/>
      <w:r>
        <w:lastRenderedPageBreak/>
        <w:t xml:space="preserve">Implementação Gestão de </w:t>
      </w:r>
      <w:proofErr w:type="spellStart"/>
      <w:r>
        <w:t>Logs</w:t>
      </w:r>
      <w:bookmarkEnd w:id="136"/>
      <w:proofErr w:type="spellEnd"/>
    </w:p>
    <w:p w14:paraId="0596FF17" w14:textId="1B514D29" w:rsidR="00486A54" w:rsidRDefault="00486A54" w:rsidP="00F22461">
      <w:pPr>
        <w:pStyle w:val="Cabealho3"/>
      </w:pPr>
      <w:bookmarkStart w:id="137" w:name="_Toc509692778"/>
      <w:r>
        <w:t>Utilizadores</w:t>
      </w:r>
      <w:r w:rsidR="0008705E">
        <w:t xml:space="preserve"> implementados</w:t>
      </w:r>
      <w:bookmarkEnd w:id="13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138" w:name="_Toc509692779"/>
      <w:r>
        <w:lastRenderedPageBreak/>
        <w:t xml:space="preserve">Lista de </w:t>
      </w:r>
      <w:proofErr w:type="spellStart"/>
      <w:r w:rsidR="007156EE">
        <w:t>Triggers</w:t>
      </w:r>
      <w:bookmarkEnd w:id="138"/>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139" w:name="_Toc509692780"/>
      <w:proofErr w:type="spellStart"/>
      <w:r>
        <w:lastRenderedPageBreak/>
        <w:t>Triggers</w:t>
      </w:r>
      <w:proofErr w:type="spellEnd"/>
      <w:r>
        <w:t xml:space="preserve"> Implementados</w:t>
      </w:r>
      <w:bookmarkEnd w:id="139"/>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140" w:name="_Toc509692781"/>
      <w:r>
        <w:lastRenderedPageBreak/>
        <w:t xml:space="preserve">Lista de </w:t>
      </w:r>
      <w:proofErr w:type="spellStart"/>
      <w:r w:rsidR="0008705E">
        <w:t>Stored</w:t>
      </w:r>
      <w:proofErr w:type="spellEnd"/>
      <w:r w:rsidR="008C7F84">
        <w:t xml:space="preserve"> </w:t>
      </w:r>
      <w:proofErr w:type="spellStart"/>
      <w:r w:rsidR="008C7F84">
        <w:t>Procedures</w:t>
      </w:r>
      <w:bookmarkEnd w:id="140"/>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141" w:name="_Toc509692782"/>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141"/>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142" w:name="_Toc509692783"/>
      <w:r>
        <w:lastRenderedPageBreak/>
        <w:t xml:space="preserve">Especificação de </w:t>
      </w:r>
      <w:r w:rsidR="008C7F84">
        <w:t>Migração entre Bases de Dados</w:t>
      </w:r>
      <w:bookmarkEnd w:id="142"/>
    </w:p>
    <w:p w14:paraId="45B351A1" w14:textId="7ED905E0" w:rsidR="008C7F84" w:rsidRPr="00104203" w:rsidRDefault="008C7F84" w:rsidP="008C7F84">
      <w:pPr>
        <w:pStyle w:val="Cabealho3"/>
      </w:pPr>
      <w:bookmarkStart w:id="143" w:name="_Toc509692784"/>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143"/>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144" w:name="_Toc509692785"/>
      <w:r>
        <w:lastRenderedPageBreak/>
        <w:t>Forma de Migração</w:t>
      </w:r>
      <w:r w:rsidR="00C56DEC">
        <w:t xml:space="preserve"> Especificada</w:t>
      </w:r>
      <w:bookmarkEnd w:id="144"/>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145" w:name="_Toc509692786"/>
      <w:r>
        <w:lastRenderedPageBreak/>
        <w:t>Utilizadores</w:t>
      </w:r>
      <w:r w:rsidR="00D32CF8">
        <w:t xml:space="preserve"> Especificados</w:t>
      </w:r>
      <w:bookmarkEnd w:id="145"/>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146" w:name="_Toc509692787"/>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w:t>
      </w:r>
      <w:proofErr w:type="gramStart"/>
      <w:r>
        <w:t xml:space="preserve">dados </w:t>
      </w:r>
      <w:r w:rsidR="00C56DEC">
        <w:t xml:space="preserve"> especificados</w:t>
      </w:r>
      <w:bookmarkEnd w:id="146"/>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147" w:name="_Toc509692788"/>
      <w:proofErr w:type="spellStart"/>
      <w:r>
        <w:rPr>
          <w:rStyle w:val="Cabealho3Carter"/>
        </w:rPr>
        <w:lastRenderedPageBreak/>
        <w:t>Store</w:t>
      </w:r>
      <w:r w:rsidR="008C7F84" w:rsidRPr="00104203">
        <w:rPr>
          <w:rStyle w:val="Cabealho3Carter"/>
        </w:rPr>
        <w:t>d</w:t>
      </w:r>
      <w:proofErr w:type="spellEnd"/>
      <w:r w:rsidR="008C7F84" w:rsidRPr="00104203">
        <w:rPr>
          <w:rStyle w:val="Cabealho3Carter"/>
        </w:rPr>
        <w:t xml:space="preserve"> </w:t>
      </w:r>
      <w:proofErr w:type="spellStart"/>
      <w:r w:rsidR="008C7F84" w:rsidRPr="00104203">
        <w:rPr>
          <w:rStyle w:val="Cabealho3Carter"/>
        </w:rPr>
        <w:t>Procedures</w:t>
      </w:r>
      <w:proofErr w:type="spellEnd"/>
      <w:r w:rsidR="008C7F84" w:rsidRPr="00104203">
        <w:rPr>
          <w:rStyle w:val="Cabealho3Carter"/>
        </w:rPr>
        <w:t xml:space="preserve">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147"/>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148" w:name="_Toc509692789"/>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148"/>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149" w:name="_Toc509692790"/>
      <w:r>
        <w:lastRenderedPageBreak/>
        <w:t xml:space="preserve">Avaliação </w:t>
      </w:r>
      <w:r w:rsidR="00D32CF8">
        <w:t>das especificações</w:t>
      </w:r>
      <w:r>
        <w:t xml:space="preserve"> do próprio grupo</w:t>
      </w:r>
      <w:r w:rsidR="00C575DC">
        <w:t xml:space="preserve"> Migração</w:t>
      </w:r>
      <w:bookmarkEnd w:id="149"/>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150" w:name="_Toc509692791"/>
      <w:r>
        <w:lastRenderedPageBreak/>
        <w:t>Implementação da Migração de Dados</w:t>
      </w:r>
      <w:bookmarkEnd w:id="150"/>
    </w:p>
    <w:p w14:paraId="73C6E569" w14:textId="79E97FFC" w:rsidR="00090469" w:rsidRDefault="00090469" w:rsidP="00D32CF8">
      <w:pPr>
        <w:pStyle w:val="Cabealho3"/>
      </w:pPr>
      <w:bookmarkStart w:id="151" w:name="_Toc509692792"/>
      <w:r>
        <w:t>Utilizadores</w:t>
      </w:r>
      <w:r w:rsidR="00D32CF8">
        <w:t xml:space="preserve"> Implementado</w:t>
      </w:r>
      <w:bookmarkEnd w:id="151"/>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152" w:name="_Toc509692793"/>
      <w:r>
        <w:lastRenderedPageBreak/>
        <w:t xml:space="preserve">Lista </w:t>
      </w:r>
      <w:proofErr w:type="spellStart"/>
      <w:r w:rsidR="00090469">
        <w:t>Triggers</w:t>
      </w:r>
      <w:bookmarkEnd w:id="152"/>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153" w:name="_Toc509692794"/>
      <w:proofErr w:type="spellStart"/>
      <w:r>
        <w:lastRenderedPageBreak/>
        <w:t>Triggers</w:t>
      </w:r>
      <w:proofErr w:type="spellEnd"/>
      <w:r>
        <w:t xml:space="preserve"> Implementados</w:t>
      </w:r>
      <w:bookmarkEnd w:id="153"/>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154" w:name="_Toc509692795"/>
      <w:r>
        <w:lastRenderedPageBreak/>
        <w:t xml:space="preserve">Lista de </w:t>
      </w:r>
      <w:proofErr w:type="spellStart"/>
      <w:r w:rsidR="0008705E">
        <w:t>Stored</w:t>
      </w:r>
      <w:proofErr w:type="spellEnd"/>
      <w:r w:rsidR="00090469">
        <w:t xml:space="preserve"> </w:t>
      </w:r>
      <w:proofErr w:type="spellStart"/>
      <w:r w:rsidR="00090469">
        <w:t>Procedures</w:t>
      </w:r>
      <w:bookmarkEnd w:id="154"/>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155" w:name="_Toc509692796"/>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155"/>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156" w:name="_Toc509692797"/>
      <w:r>
        <w:lastRenderedPageBreak/>
        <w:t xml:space="preserve">Lista </w:t>
      </w:r>
      <w:r w:rsidR="008C7F84" w:rsidRPr="009B0D42">
        <w:t>Eventos</w:t>
      </w:r>
      <w:bookmarkEnd w:id="156"/>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157" w:name="_Toc509692798"/>
      <w:proofErr w:type="gramStart"/>
      <w:r w:rsidRPr="009B0D42">
        <w:lastRenderedPageBreak/>
        <w:t xml:space="preserve">Eventos </w:t>
      </w:r>
      <w:r>
        <w:t xml:space="preserve"> Implementados</w:t>
      </w:r>
      <w:bookmarkEnd w:id="157"/>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158" w:name="_Toc509692799"/>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158"/>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159" w:name="_Toc509692800"/>
      <w:r>
        <w:lastRenderedPageBreak/>
        <w:t xml:space="preserve">Comparação de Implementações </w:t>
      </w:r>
      <w:r w:rsidR="00037818">
        <w:t>(ficheiro versos ODBC)</w:t>
      </w:r>
      <w:bookmarkEnd w:id="159"/>
    </w:p>
    <w:bookmarkEnd w:id="130"/>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 xml:space="preserve">&lt;Resumo da analise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160" w:name="_Toc509692801"/>
      <w:r>
        <w:lastRenderedPageBreak/>
        <w:t>Eficiência de Migração</w:t>
      </w:r>
      <w:bookmarkEnd w:id="160"/>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161" w:name="_Toc509692802"/>
      <w:r>
        <w:lastRenderedPageBreak/>
        <w:t>Robustez</w:t>
      </w:r>
      <w:bookmarkEnd w:id="161"/>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162" w:name="_Toc509692803"/>
      <w:r>
        <w:lastRenderedPageBreak/>
        <w:t>Flexibilidade / Dependência</w:t>
      </w:r>
      <w:bookmarkEnd w:id="162"/>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163" w:name="_Toc509692804"/>
      <w:r>
        <w:lastRenderedPageBreak/>
        <w:t>Segurança</w:t>
      </w:r>
      <w:bookmarkEnd w:id="163"/>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164" w:name="_Toc509692805"/>
      <w:r>
        <w:lastRenderedPageBreak/>
        <w:t xml:space="preserve">Auditoria de Dados </w:t>
      </w:r>
      <w:proofErr w:type="spellStart"/>
      <w:r>
        <w:t>Mysql</w:t>
      </w:r>
      <w:bookmarkEnd w:id="164"/>
      <w:proofErr w:type="spellEnd"/>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 xml:space="preserve">uma das bases de dados </w:t>
      </w:r>
      <w:proofErr w:type="spellStart"/>
      <w:r w:rsidR="007A7815">
        <w:rPr>
          <w:rFonts w:ascii="Courier New" w:hAnsi="Courier New" w:cs="Courier New"/>
          <w:sz w:val="24"/>
          <w:szCs w:val="24"/>
        </w:rPr>
        <w:t>Mysql</w:t>
      </w:r>
      <w:proofErr w:type="spellEnd"/>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5"/>
      <w:footerReference w:type="default" r:id="rId26"/>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9" w:author="Rodolfo Arnaldo" w:date="2018-03-24T23:43:00Z" w:initials="RA">
    <w:p w14:paraId="3A2F29FD" w14:textId="31A86D36" w:rsidR="00CF6999" w:rsidRDefault="00CF6999">
      <w:pPr>
        <w:pStyle w:val="Textodecomentrio"/>
      </w:pPr>
      <w:r>
        <w:rPr>
          <w:rStyle w:val="Refdecomentrio"/>
        </w:rPr>
        <w:annotationRef/>
      </w:r>
      <w:r>
        <w:t xml:space="preserve">SP em vez de </w:t>
      </w:r>
      <w:proofErr w:type="spellStart"/>
      <w:r>
        <w:t>triggers</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2F29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2F29FD" w16cid:durableId="1E6161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97725" w14:textId="77777777" w:rsidR="00DC5677" w:rsidRDefault="00DC5677" w:rsidP="00364931">
      <w:pPr>
        <w:spacing w:after="0" w:line="240" w:lineRule="auto"/>
      </w:pPr>
      <w:r>
        <w:separator/>
      </w:r>
    </w:p>
  </w:endnote>
  <w:endnote w:type="continuationSeparator" w:id="0">
    <w:p w14:paraId="6F1915F3" w14:textId="77777777" w:rsidR="00DC5677" w:rsidRDefault="00DC5677"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745CE5F1" w:rsidR="00C8732E" w:rsidRDefault="00C8732E"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77569">
          <w:rPr>
            <w:noProof/>
          </w:rPr>
          <w:t>46</w:t>
        </w:r>
        <w:r>
          <w:rPr>
            <w:noProof/>
          </w:rPr>
          <w:fldChar w:fldCharType="end"/>
        </w:r>
      </w:sdtContent>
    </w:sdt>
  </w:p>
  <w:p w14:paraId="034B1DD4" w14:textId="77777777" w:rsidR="00C8732E" w:rsidRDefault="00C8732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6339F" w14:textId="77777777" w:rsidR="00DC5677" w:rsidRDefault="00DC5677" w:rsidP="00364931">
      <w:pPr>
        <w:spacing w:after="0" w:line="240" w:lineRule="auto"/>
      </w:pPr>
      <w:r>
        <w:separator/>
      </w:r>
    </w:p>
  </w:footnote>
  <w:footnote w:type="continuationSeparator" w:id="0">
    <w:p w14:paraId="06055DE9" w14:textId="77777777" w:rsidR="00DC5677" w:rsidRDefault="00DC5677"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C8732E" w:rsidRDefault="00C8732E">
    <w:pPr>
      <w:pStyle w:val="Cabealho"/>
    </w:pPr>
  </w:p>
  <w:p w14:paraId="3D336603" w14:textId="77777777" w:rsidR="00C8732E" w:rsidRDefault="00C8732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5D4C81A0"/>
    <w:lvl w:ilvl="0">
      <w:start w:val="1"/>
      <w:numFmt w:val="decimal"/>
      <w:pStyle w:val="Cabealh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55E64"/>
    <w:multiLevelType w:val="hybridMultilevel"/>
    <w:tmpl w:val="B644D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8"/>
  </w:num>
  <w:num w:numId="4">
    <w:abstractNumId w:val="22"/>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2"/>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6"/>
  </w:num>
  <w:num w:numId="19">
    <w:abstractNumId w:val="21"/>
  </w:num>
  <w:num w:numId="20">
    <w:abstractNumId w:val="3"/>
  </w:num>
  <w:num w:numId="21">
    <w:abstractNumId w:val="12"/>
  </w:num>
  <w:num w:numId="22">
    <w:abstractNumId w:val="1"/>
  </w:num>
  <w:num w:numId="23">
    <w:abstractNumId w:val="3"/>
  </w:num>
  <w:num w:numId="24">
    <w:abstractNumId w:val="9"/>
  </w:num>
  <w:num w:numId="25">
    <w:abstractNumId w:val="10"/>
  </w:num>
  <w:num w:numId="26">
    <w:abstractNumId w:val="11"/>
  </w:num>
  <w:num w:numId="27">
    <w:abstractNumId w:val="17"/>
  </w:num>
  <w:num w:numId="28">
    <w:abstractNumId w:val="18"/>
  </w:num>
  <w:num w:numId="29">
    <w:abstractNumId w:val="2"/>
  </w:num>
  <w:num w:numId="30">
    <w:abstractNumId w:val="20"/>
  </w:num>
  <w:num w:numId="31">
    <w:abstractNumId w:val="13"/>
  </w:num>
  <w:num w:numId="32">
    <w:abstractNumId w:val="5"/>
  </w:num>
  <w:num w:numId="33">
    <w:abstractNumId w:val="4"/>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olfo Arnaldo">
    <w15:presenceInfo w15:providerId="None" w15:userId="Rodolfo Arnal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67B"/>
    <w:rsid w:val="00001B0E"/>
    <w:rsid w:val="0000327B"/>
    <w:rsid w:val="00020DCB"/>
    <w:rsid w:val="00021853"/>
    <w:rsid w:val="000270C7"/>
    <w:rsid w:val="00035F62"/>
    <w:rsid w:val="00037818"/>
    <w:rsid w:val="00045FDA"/>
    <w:rsid w:val="0006580B"/>
    <w:rsid w:val="00066378"/>
    <w:rsid w:val="00066391"/>
    <w:rsid w:val="00074214"/>
    <w:rsid w:val="00075A62"/>
    <w:rsid w:val="0008705E"/>
    <w:rsid w:val="00087932"/>
    <w:rsid w:val="000902CC"/>
    <w:rsid w:val="00090469"/>
    <w:rsid w:val="00090570"/>
    <w:rsid w:val="000A5250"/>
    <w:rsid w:val="000B15C8"/>
    <w:rsid w:val="000B2909"/>
    <w:rsid w:val="000B719B"/>
    <w:rsid w:val="000E3AC9"/>
    <w:rsid w:val="000E45AC"/>
    <w:rsid w:val="00104620"/>
    <w:rsid w:val="00117922"/>
    <w:rsid w:val="00117E16"/>
    <w:rsid w:val="00125DF0"/>
    <w:rsid w:val="001466BF"/>
    <w:rsid w:val="00157296"/>
    <w:rsid w:val="0016074D"/>
    <w:rsid w:val="00164389"/>
    <w:rsid w:val="00181424"/>
    <w:rsid w:val="001851E0"/>
    <w:rsid w:val="00194146"/>
    <w:rsid w:val="001B0633"/>
    <w:rsid w:val="001C1FA1"/>
    <w:rsid w:val="001C394B"/>
    <w:rsid w:val="001C48D2"/>
    <w:rsid w:val="001D1567"/>
    <w:rsid w:val="001E073F"/>
    <w:rsid w:val="001E161B"/>
    <w:rsid w:val="001F2253"/>
    <w:rsid w:val="001F33EC"/>
    <w:rsid w:val="001F4D0A"/>
    <w:rsid w:val="0020479D"/>
    <w:rsid w:val="0022357A"/>
    <w:rsid w:val="002240E0"/>
    <w:rsid w:val="00226822"/>
    <w:rsid w:val="00226BFA"/>
    <w:rsid w:val="00234682"/>
    <w:rsid w:val="00236FC0"/>
    <w:rsid w:val="00240DAE"/>
    <w:rsid w:val="00242BF9"/>
    <w:rsid w:val="00243B83"/>
    <w:rsid w:val="00245EBD"/>
    <w:rsid w:val="00247451"/>
    <w:rsid w:val="002648A9"/>
    <w:rsid w:val="00265BC7"/>
    <w:rsid w:val="00274FB0"/>
    <w:rsid w:val="00277AC5"/>
    <w:rsid w:val="0028030E"/>
    <w:rsid w:val="002A1A07"/>
    <w:rsid w:val="002B346C"/>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92B80"/>
    <w:rsid w:val="00393ABC"/>
    <w:rsid w:val="00395F41"/>
    <w:rsid w:val="003A5361"/>
    <w:rsid w:val="003A5BA9"/>
    <w:rsid w:val="003C1059"/>
    <w:rsid w:val="003C4A34"/>
    <w:rsid w:val="003C6B0B"/>
    <w:rsid w:val="003D78DA"/>
    <w:rsid w:val="003F5246"/>
    <w:rsid w:val="004012BD"/>
    <w:rsid w:val="00404B33"/>
    <w:rsid w:val="0041513E"/>
    <w:rsid w:val="004235A0"/>
    <w:rsid w:val="00423DF8"/>
    <w:rsid w:val="00434822"/>
    <w:rsid w:val="004455A1"/>
    <w:rsid w:val="00451BE1"/>
    <w:rsid w:val="004565BB"/>
    <w:rsid w:val="0046029C"/>
    <w:rsid w:val="004648F4"/>
    <w:rsid w:val="00480473"/>
    <w:rsid w:val="00486A54"/>
    <w:rsid w:val="0049582E"/>
    <w:rsid w:val="0049714C"/>
    <w:rsid w:val="004A4C3D"/>
    <w:rsid w:val="004C4A3E"/>
    <w:rsid w:val="004C609D"/>
    <w:rsid w:val="004D2B89"/>
    <w:rsid w:val="004D4E46"/>
    <w:rsid w:val="004D6E68"/>
    <w:rsid w:val="00504AFD"/>
    <w:rsid w:val="00510115"/>
    <w:rsid w:val="00522D93"/>
    <w:rsid w:val="0053092C"/>
    <w:rsid w:val="00532136"/>
    <w:rsid w:val="00533BC7"/>
    <w:rsid w:val="00535149"/>
    <w:rsid w:val="00540C19"/>
    <w:rsid w:val="00545E95"/>
    <w:rsid w:val="00574016"/>
    <w:rsid w:val="005826C9"/>
    <w:rsid w:val="00584532"/>
    <w:rsid w:val="005A0B7C"/>
    <w:rsid w:val="005C2A5D"/>
    <w:rsid w:val="005C3FC6"/>
    <w:rsid w:val="005D14A7"/>
    <w:rsid w:val="005E50B9"/>
    <w:rsid w:val="0060036F"/>
    <w:rsid w:val="006151BF"/>
    <w:rsid w:val="00620198"/>
    <w:rsid w:val="00633AB7"/>
    <w:rsid w:val="00641CAA"/>
    <w:rsid w:val="00644CF0"/>
    <w:rsid w:val="006703F5"/>
    <w:rsid w:val="0069036A"/>
    <w:rsid w:val="006915FB"/>
    <w:rsid w:val="0069537A"/>
    <w:rsid w:val="006A4F61"/>
    <w:rsid w:val="006A7102"/>
    <w:rsid w:val="006B14C2"/>
    <w:rsid w:val="006B17D6"/>
    <w:rsid w:val="006C270E"/>
    <w:rsid w:val="006D3D86"/>
    <w:rsid w:val="006E09F6"/>
    <w:rsid w:val="006F1688"/>
    <w:rsid w:val="006F31F6"/>
    <w:rsid w:val="006F47C7"/>
    <w:rsid w:val="006F7270"/>
    <w:rsid w:val="0071497B"/>
    <w:rsid w:val="007156EE"/>
    <w:rsid w:val="00721627"/>
    <w:rsid w:val="007250DB"/>
    <w:rsid w:val="00750A63"/>
    <w:rsid w:val="007619DE"/>
    <w:rsid w:val="007921D7"/>
    <w:rsid w:val="00795337"/>
    <w:rsid w:val="007A7815"/>
    <w:rsid w:val="007B088F"/>
    <w:rsid w:val="007B2FA7"/>
    <w:rsid w:val="007B4603"/>
    <w:rsid w:val="007B55EA"/>
    <w:rsid w:val="007B5B71"/>
    <w:rsid w:val="007C7CC6"/>
    <w:rsid w:val="007D311C"/>
    <w:rsid w:val="007D6A1A"/>
    <w:rsid w:val="007E558F"/>
    <w:rsid w:val="00800929"/>
    <w:rsid w:val="00807309"/>
    <w:rsid w:val="008101E0"/>
    <w:rsid w:val="00813D86"/>
    <w:rsid w:val="00816576"/>
    <w:rsid w:val="0083234E"/>
    <w:rsid w:val="00832888"/>
    <w:rsid w:val="00853C49"/>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11027"/>
    <w:rsid w:val="009133ED"/>
    <w:rsid w:val="00933EF9"/>
    <w:rsid w:val="00960FAD"/>
    <w:rsid w:val="009B0D42"/>
    <w:rsid w:val="009B3A45"/>
    <w:rsid w:val="009B4C31"/>
    <w:rsid w:val="009D2186"/>
    <w:rsid w:val="009E62D3"/>
    <w:rsid w:val="009F2DC8"/>
    <w:rsid w:val="00A03D19"/>
    <w:rsid w:val="00A16CE9"/>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C786D"/>
    <w:rsid w:val="00AE0D67"/>
    <w:rsid w:val="00AE34B4"/>
    <w:rsid w:val="00AE5E9C"/>
    <w:rsid w:val="00AF19CB"/>
    <w:rsid w:val="00B0004A"/>
    <w:rsid w:val="00B01B61"/>
    <w:rsid w:val="00B04FC5"/>
    <w:rsid w:val="00B13375"/>
    <w:rsid w:val="00B31105"/>
    <w:rsid w:val="00B507BF"/>
    <w:rsid w:val="00B5228C"/>
    <w:rsid w:val="00B557D8"/>
    <w:rsid w:val="00B64934"/>
    <w:rsid w:val="00B666E2"/>
    <w:rsid w:val="00B73562"/>
    <w:rsid w:val="00B77569"/>
    <w:rsid w:val="00B84C92"/>
    <w:rsid w:val="00B863B0"/>
    <w:rsid w:val="00B90E03"/>
    <w:rsid w:val="00BB2B88"/>
    <w:rsid w:val="00BB6667"/>
    <w:rsid w:val="00BC1012"/>
    <w:rsid w:val="00BC7644"/>
    <w:rsid w:val="00BE512C"/>
    <w:rsid w:val="00BF3A93"/>
    <w:rsid w:val="00C00DF3"/>
    <w:rsid w:val="00C07DDF"/>
    <w:rsid w:val="00C146FF"/>
    <w:rsid w:val="00C23025"/>
    <w:rsid w:val="00C3573A"/>
    <w:rsid w:val="00C372C6"/>
    <w:rsid w:val="00C5352E"/>
    <w:rsid w:val="00C56946"/>
    <w:rsid w:val="00C56DEC"/>
    <w:rsid w:val="00C575DC"/>
    <w:rsid w:val="00C8501A"/>
    <w:rsid w:val="00C8732E"/>
    <w:rsid w:val="00C90DCD"/>
    <w:rsid w:val="00C91E17"/>
    <w:rsid w:val="00C970E6"/>
    <w:rsid w:val="00CA6FEB"/>
    <w:rsid w:val="00CB1E7A"/>
    <w:rsid w:val="00CB389B"/>
    <w:rsid w:val="00CC377C"/>
    <w:rsid w:val="00CD10A9"/>
    <w:rsid w:val="00CE2FC2"/>
    <w:rsid w:val="00CE5F4B"/>
    <w:rsid w:val="00CE6A8F"/>
    <w:rsid w:val="00CF2F1B"/>
    <w:rsid w:val="00CF6999"/>
    <w:rsid w:val="00CF6BD8"/>
    <w:rsid w:val="00CF6E4A"/>
    <w:rsid w:val="00D120CE"/>
    <w:rsid w:val="00D17A2E"/>
    <w:rsid w:val="00D20781"/>
    <w:rsid w:val="00D2367B"/>
    <w:rsid w:val="00D24906"/>
    <w:rsid w:val="00D275C8"/>
    <w:rsid w:val="00D32C39"/>
    <w:rsid w:val="00D32CF8"/>
    <w:rsid w:val="00D45CE2"/>
    <w:rsid w:val="00D53D10"/>
    <w:rsid w:val="00D53FA5"/>
    <w:rsid w:val="00D875EB"/>
    <w:rsid w:val="00DA48B1"/>
    <w:rsid w:val="00DA553D"/>
    <w:rsid w:val="00DB3963"/>
    <w:rsid w:val="00DB5E63"/>
    <w:rsid w:val="00DC5677"/>
    <w:rsid w:val="00DD2C32"/>
    <w:rsid w:val="00DD2ED7"/>
    <w:rsid w:val="00DD334D"/>
    <w:rsid w:val="00DF313E"/>
    <w:rsid w:val="00E02D6A"/>
    <w:rsid w:val="00E0661F"/>
    <w:rsid w:val="00E23EE7"/>
    <w:rsid w:val="00E305AE"/>
    <w:rsid w:val="00E4534F"/>
    <w:rsid w:val="00E5288E"/>
    <w:rsid w:val="00E55069"/>
    <w:rsid w:val="00E72C09"/>
    <w:rsid w:val="00E75083"/>
    <w:rsid w:val="00EA4DD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37437"/>
    <w:rsid w:val="00F428F1"/>
    <w:rsid w:val="00F5450F"/>
    <w:rsid w:val="00F71AA8"/>
    <w:rsid w:val="00F77193"/>
    <w:rsid w:val="00F86D1C"/>
    <w:rsid w:val="00F948A2"/>
    <w:rsid w:val="00FA3BAB"/>
    <w:rsid w:val="00FA7BEA"/>
    <w:rsid w:val="00FC2DC1"/>
    <w:rsid w:val="00FC5979"/>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Cabealho1">
    <w:name w:val="heading 1"/>
    <w:basedOn w:val="Normal"/>
    <w:next w:val="Normal"/>
    <w:link w:val="Cabealh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Cabealho1Carter">
    <w:name w:val="Cabeçalho 1 Caráter"/>
    <w:basedOn w:val="Tipodeletrapredefinidodopargrafo"/>
    <w:link w:val="Cabealh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Cabealh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16/09/relationships/commentsIds" Target="commentsIds.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0EF3B-BE7E-4A15-A144-1462A65D5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3222</TotalTime>
  <Pages>1</Pages>
  <Words>7412</Words>
  <Characters>40027</Characters>
  <Application>Microsoft Office Word</Application>
  <DocSecurity>0</DocSecurity>
  <Lines>333</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47345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Rodolfo Arnaldo</cp:lastModifiedBy>
  <cp:revision>114</cp:revision>
  <cp:lastPrinted>2017-12-04T10:57:00Z</cp:lastPrinted>
  <dcterms:created xsi:type="dcterms:W3CDTF">2016-12-31T11:40:00Z</dcterms:created>
  <dcterms:modified xsi:type="dcterms:W3CDTF">2018-03-25T01:40:00Z</dcterms:modified>
</cp:coreProperties>
</file>